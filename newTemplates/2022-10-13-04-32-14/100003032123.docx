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1.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glossary/webSettings.xml" ContentType="application/vnd.openxmlformats-officedocument.wordprocessingml.webSetting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Java 21.6.0 -->
  <w:body>
    <w:p>
      <w:pPr>
        <w:jc w:val="right"/>
      </w:pPr>
      <w:r>
        <w:rPr>
          <w:rFonts w:ascii="宋体" w:eastAsia="宋体" w:hAnsi="宋体" w:cs="宋体"/>
          <w:b/>
          <w:sz w:val="28"/>
        </w:rPr>
        <w:t>合同编号：{{contract_no}}</w:t>
      </w:r>
    </w:p>
    <w:p w:rsidR="00560BCF" w:rsidRPr="008D19BF" w:rsidP="00116D61">
      <w:pPr>
        <w:spacing w:line="200" w:lineRule="exact"/>
        <w:rPr>
          <w:rFonts w:ascii="宋体" w:hint="eastAsia"/>
          <w:color w:val="000000"/>
          <w:sz w:val="20"/>
          <w:szCs w:val="20"/>
        </w:rPr>
      </w:pPr>
    </w:p>
    <w:p w:rsidR="002457EF" w:rsidRPr="008D19BF" w:rsidP="002457EF">
      <w:pPr>
        <w:spacing w:line="200" w:lineRule="exact"/>
        <w:rPr>
          <w:rFonts w:ascii="宋体"/>
          <w:color w:val="000000"/>
          <w:sz w:val="20"/>
          <w:szCs w:val="20"/>
        </w:rPr>
      </w:pPr>
      <w:r w:rsidRPr="008D19BF">
        <w:rPr>
          <w:rFonts w:ascii="宋体" w:hint="eastAsia"/>
          <w:color w:val="000000"/>
          <w:sz w:val="20"/>
          <w:szCs w:val="20"/>
        </w:rPr>
        <w:t xml:space="preserve">                          </w:t>
      </w:r>
    </w:p>
    <w:p w:rsidR="00116D61" w:rsidRPr="008D19BF" w:rsidP="00116D61">
      <w:pPr>
        <w:spacing w:line="200" w:lineRule="exact"/>
        <w:rPr>
          <w:rFonts w:ascii="宋体"/>
          <w:color w:val="000000"/>
          <w:sz w:val="20"/>
          <w:szCs w:val="20"/>
        </w:rPr>
      </w:pPr>
      <w:r w:rsidRPr="008D19BF" w:rsidR="00560BCF">
        <w:rPr>
          <w:rFonts w:ascii="宋体" w:hint="eastAsia"/>
          <w:color w:val="000000"/>
          <w:sz w:val="20"/>
          <w:szCs w:val="20"/>
        </w:rPr>
        <w:t xml:space="preserve">                </w:t>
      </w:r>
      <w:r w:rsidRPr="008D19BF" w:rsidR="00806A8B">
        <w:rPr>
          <w:rFonts w:ascii="宋体" w:hint="eastAsia"/>
          <w:color w:val="000000"/>
          <w:sz w:val="20"/>
          <w:szCs w:val="20"/>
        </w:rPr>
        <w:t xml:space="preserve">       </w:t>
      </w:r>
      <w:r w:rsidRPr="008D19BF" w:rsidR="00560BCF">
        <w:rPr>
          <w:rFonts w:ascii="宋体" w:hint="eastAsia"/>
          <w:color w:val="000000"/>
          <w:sz w:val="20"/>
          <w:szCs w:val="20"/>
        </w:rPr>
        <w:t xml:space="preserve">        </w:t>
      </w:r>
    </w:p>
    <w:p w:rsidR="00806A8B" w:rsidRPr="008D19BF" w:rsidP="00806A8B">
      <w:pPr>
        <w:pStyle w:val="Heading2"/>
        <w:tabs>
          <w:tab w:val="left" w:pos="5717"/>
        </w:tabs>
        <w:spacing w:line="380" w:lineRule="exact"/>
        <w:rPr>
          <w:rFonts w:ascii="宋体" w:eastAsia="宋体" w:hAnsi="宋体" w:cs="宋体"/>
          <w:color w:val="000000"/>
          <w:lang w:eastAsia="zh-CN"/>
        </w:rPr>
      </w:pPr>
      <w:r w:rsidRPr="008D19BF">
        <w:rPr>
          <w:rFonts w:ascii="宋体" w:eastAsia="宋体" w:hAnsi="宋体" w:cs="新宋体" w:hint="eastAsia"/>
          <w:color w:val="000000"/>
          <w:lang w:eastAsia="zh-CN"/>
        </w:rPr>
        <w:t xml:space="preserve">  </w:t>
      </w:r>
      <w:r w:rsidRPr="008D19BF">
        <w:rPr>
          <w:rFonts w:ascii="宋体" w:eastAsia="宋体" w:hAnsi="宋体" w:cs="新宋体"/>
          <w:color w:val="000000"/>
          <w:lang w:eastAsia="zh-CN"/>
        </w:rPr>
        <w:tab/>
      </w:r>
      <w:r w:rsidRPr="008D19BF">
        <w:rPr>
          <w:rFonts w:ascii="宋体" w:eastAsia="宋体" w:hAnsi="宋体" w:cs="新宋体" w:hint="eastAsia"/>
          <w:color w:val="000000"/>
          <w:lang w:eastAsia="zh-CN"/>
        </w:rPr>
        <w:t xml:space="preserve">   </w:t>
      </w:r>
    </w:p>
    <w:p w:rsidR="00806A8B" w:rsidRPr="008D19BF" w:rsidP="00806A8B">
      <w:pPr>
        <w:spacing w:before="5" w:line="130" w:lineRule="exact"/>
        <w:rPr>
          <w:rFonts w:ascii="宋体"/>
          <w:color w:val="000000"/>
          <w:sz w:val="13"/>
          <w:szCs w:val="13"/>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tabs>
          <w:tab w:val="left" w:pos="3752"/>
          <w:tab w:val="left" w:pos="4832"/>
          <w:tab w:val="left" w:pos="5912"/>
        </w:tabs>
        <w:spacing w:line="271" w:lineRule="auto"/>
        <w:ind w:right="438"/>
        <w:jc w:val="center"/>
        <w:rPr>
          <w:rFonts w:ascii="黑体" w:eastAsia="黑体" w:hAnsi="黑体" w:cs="Microsoft JhengHei" w:hint="eastAsia"/>
          <w:color w:val="000000"/>
          <w:sz w:val="72"/>
          <w:szCs w:val="72"/>
        </w:rPr>
      </w:pPr>
      <w:r w:rsidRPr="008D19BF" w:rsidR="00C61D61">
        <w:rPr>
          <w:rFonts w:ascii="方正小标宋简体" w:eastAsia="方正小标宋简体" w:hAnsi="宋体" w:cs="Microsoft JhengHei" w:hint="eastAsia"/>
          <w:color w:val="000000"/>
          <w:sz w:val="72"/>
          <w:szCs w:val="72"/>
        </w:rPr>
        <w:t xml:space="preserve">  </w:t>
      </w:r>
      <w:r w:rsidRPr="008D19BF">
        <w:rPr>
          <w:rFonts w:ascii="黑体" w:eastAsia="黑体" w:hAnsi="黑体" w:cs="Microsoft JhengHei" w:hint="eastAsia"/>
          <w:color w:val="000000"/>
          <w:sz w:val="72"/>
          <w:szCs w:val="72"/>
        </w:rPr>
        <w:t>商品房买卖合同</w:t>
      </w:r>
      <w:r w:rsidRPr="008D19BF" w:rsidR="000F569C">
        <w:rPr>
          <w:rFonts w:ascii="黑体" w:eastAsia="黑体" w:hAnsi="黑体" w:cs="Microsoft JhengHei"/>
          <w:color w:val="000000"/>
          <w:sz w:val="72"/>
          <w:szCs w:val="72"/>
        </w:rPr>
        <w:fldChar w:fldCharType="begin"/>
      </w:r>
      <w:r w:rsidRPr="008D19BF" w:rsidR="000F569C">
        <w:rPr>
          <w:rFonts w:ascii="黑体" w:eastAsia="黑体" w:hAnsi="黑体" w:cs="Microsoft JhengHei"/>
          <w:color w:val="000000"/>
          <w:sz w:val="72"/>
          <w:szCs w:val="72"/>
        </w:rPr>
        <w:instrText xml:space="preserve">  </w:instrText>
      </w:r>
      <w:r w:rsidRPr="008D19BF" w:rsidR="000F569C">
        <w:rPr>
          <w:rFonts w:ascii="黑体" w:eastAsia="黑体" w:hAnsi="黑体" w:cs="Microsoft JhengHei"/>
          <w:color w:val="000000"/>
          <w:sz w:val="72"/>
          <w:szCs w:val="72"/>
        </w:rPr>
        <w:fldChar w:fldCharType="end"/>
      </w:r>
      <w:r w:rsidRPr="008D19BF">
        <w:rPr>
          <w:rFonts w:ascii="黑体" w:eastAsia="黑体" w:hAnsi="黑体" w:cs="Microsoft JhengHei" w:hint="eastAsia"/>
          <w:color w:val="000000"/>
          <w:sz w:val="72"/>
          <w:szCs w:val="72"/>
        </w:rPr>
        <w:t>（预售）</w:t>
      </w:r>
    </w:p>
    <w:p w:rsidR="00116D61" w:rsidRPr="008D19BF" w:rsidP="00116D61">
      <w:pPr>
        <w:tabs>
          <w:tab w:val="left" w:pos="3752"/>
          <w:tab w:val="left" w:pos="4832"/>
          <w:tab w:val="left" w:pos="5912"/>
        </w:tabs>
        <w:spacing w:line="271" w:lineRule="auto"/>
        <w:ind w:right="438"/>
        <w:jc w:val="center"/>
        <w:rPr>
          <w:rFonts w:ascii="黑体" w:eastAsia="黑体" w:hAnsi="黑体" w:cs="Microsoft JhengHei"/>
          <w:color w:val="000000"/>
          <w:sz w:val="72"/>
          <w:szCs w:val="72"/>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before="15" w:line="200" w:lineRule="exact"/>
        <w:rPr>
          <w:rFonts w:ascii="宋体"/>
          <w:color w:val="000000"/>
          <w:sz w:val="20"/>
          <w:szCs w:val="20"/>
        </w:rPr>
      </w:pPr>
    </w:p>
    <w:p w:rsidR="00116D61" w:rsidRPr="008D19BF" w:rsidP="002A56A7">
      <w:pPr>
        <w:widowControl/>
        <w:spacing w:line="600" w:lineRule="exact"/>
        <w:ind w:firstLine="1200" w:firstLineChars="400"/>
        <w:rPr>
          <w:rFonts w:ascii="宋体" w:hAnsi="宋体" w:cs="宋体" w:hint="eastAsia"/>
          <w:b/>
          <w:bCs/>
          <w:color w:val="000000"/>
          <w:kern w:val="0"/>
          <w:sz w:val="30"/>
          <w:szCs w:val="30"/>
        </w:rPr>
      </w:pPr>
      <w:r w:rsidRPr="008D19BF">
        <w:rPr>
          <w:rFonts w:ascii="宋体" w:hAnsi="宋体" w:cs="宋体" w:hint="eastAsia"/>
          <w:b/>
          <w:bCs/>
          <w:color w:val="000000"/>
          <w:kern w:val="0"/>
          <w:sz w:val="30"/>
          <w:szCs w:val="30"/>
        </w:rPr>
        <w:t>出卖人：</w:t>
      </w:r>
      <w:r w:rsidRPr="008D19BF" w:rsidR="00B448F7">
        <w:rPr>
          <w:rFonts w:ascii="宋体" w:hAnsi="宋体" w:cs="宋体" w:hint="eastAsia"/>
          <w:b/>
          <w:color w:val="000000"/>
          <w:kern w:val="0"/>
          <w:sz w:val="30"/>
          <w:szCs w:val="30"/>
        </w:rPr>
        <w:fldChar w:fldCharType="begin"/>
      </w:r>
      <w:r w:rsidRPr="008D19BF" w:rsidR="00B448F7">
        <w:rPr>
          <w:rFonts w:ascii="宋体" w:hAnsi="宋体" w:cs="宋体" w:hint="eastAsia"/>
          <w:b/>
          <w:color w:val="000000"/>
          <w:kern w:val="0"/>
          <w:sz w:val="30"/>
          <w:szCs w:val="30"/>
        </w:rPr>
        <w:instrText xml:space="preserve"> DOCPROPERTY  r_cm_name  \* MERGEFORMAT </w:instrText>
      </w:r>
      <w:r w:rsidRPr="008D19BF" w:rsidR="00B448F7">
        <w:rPr>
          <w:rFonts w:ascii="宋体" w:hAnsi="宋体" w:cs="宋体" w:hint="eastAsia"/>
          <w:b/>
          <w:color w:val="000000"/>
          <w:kern w:val="0"/>
          <w:sz w:val="30"/>
          <w:szCs w:val="30"/>
        </w:rPr>
        <w:fldChar w:fldCharType="separate"/>
      </w:r>
      <w:r w:rsidRPr="008D19BF" w:rsidR="00B448F7">
        <w:rPr>
          <w:rFonts w:ascii="宋体" w:hAnsi="宋体" w:cs="宋体" w:hint="eastAsia"/>
          <w:b/>
          <w:color w:val="000000"/>
          <w:kern w:val="0"/>
          <w:sz w:val="30"/>
          <w:szCs w:val="30"/>
        </w:rPr>
        <w:t>{</w:t>
      </w:r>
      <w:r w:rsidRPr="008D19BF" w:rsidR="00B448F7">
        <w:rPr>
          <w:rFonts w:ascii="宋体" w:hAnsi="宋体" w:cs="宋体" w:hint="eastAsia"/>
          <w:b/>
          <w:color w:val="000000"/>
          <w:kern w:val="0"/>
          <w:sz w:val="30"/>
          <w:szCs w:val="30"/>
        </w:rPr>
        <w:t>{cm_name}}</w:t>
      </w:r>
      <w:r w:rsidRPr="008D19BF" w:rsidR="00B448F7">
        <w:rPr>
          <w:rFonts w:ascii="宋体" w:hAnsi="宋体" w:cs="宋体" w:hint="eastAsia"/>
          <w:b/>
          <w:color w:val="000000"/>
          <w:kern w:val="0"/>
          <w:sz w:val="30"/>
          <w:szCs w:val="30"/>
        </w:rPr>
        <w:fldChar w:fldCharType="end"/>
      </w:r>
    </w:p>
    <w:p w:rsidR="00116D61" w:rsidRPr="008D19BF" w:rsidP="002A56A7">
      <w:pPr>
        <w:widowControl/>
        <w:spacing w:line="600" w:lineRule="exact"/>
        <w:ind w:firstLine="1200" w:firstLineChars="400"/>
        <w:rPr>
          <w:rFonts w:ascii="宋体" w:hAnsi="宋体" w:cs="宋体" w:hint="eastAsia"/>
          <w:b/>
          <w:bCs/>
          <w:color w:val="000000"/>
          <w:kern w:val="0"/>
          <w:sz w:val="30"/>
          <w:szCs w:val="30"/>
        </w:rPr>
      </w:pPr>
      <w:r>
        <w:rPr>
          <w:rFonts w:ascii="宋体" w:hAnsi="宋体" w:cs="宋体" w:hint="eastAsia"/>
          <w:b/>
          <w:bCs/>
          <w:noProof/>
          <w:color w:val="000000"/>
          <w:kern w:val="0"/>
          <w:sz w:val="30"/>
          <w:szCs w:val="30"/>
        </w:rPr>
        <w:pict>
          <v:line id="_x0000_s1025" style="position:absolute;z-index:251658240" from="117pt,-0.1pt" to="333pt,-0.1pt"/>
        </w:pict>
      </w:r>
      <w:r w:rsidRPr="008D19BF">
        <w:rPr>
          <w:rFonts w:ascii="宋体" w:hAnsi="宋体" w:cs="宋体" w:hint="eastAsia"/>
          <w:b/>
          <w:bCs/>
          <w:color w:val="000000"/>
          <w:kern w:val="0"/>
          <w:sz w:val="30"/>
          <w:szCs w:val="30"/>
        </w:rPr>
        <w:t>买受人：</w:t>
      </w:r>
      <w:r w:rsidRPr="008D19BF" w:rsidR="0012067C">
        <w:rPr>
          <w:rFonts w:ascii="宋体" w:hAnsi="宋体" w:hint="eastAsia"/>
          <w:b/>
          <w:color w:val="000000"/>
          <w:kern w:val="0"/>
          <w:sz w:val="30"/>
          <w:szCs w:val="30"/>
        </w:rPr>
        <w:fldChar w:fldCharType="begin"/>
      </w:r>
      <w:r w:rsidRPr="008D19BF" w:rsidR="0012067C">
        <w:rPr>
          <w:rFonts w:ascii="宋体" w:hAnsi="宋体" w:hint="eastAsia"/>
          <w:b/>
          <w:color w:val="000000"/>
          <w:kern w:val="0"/>
          <w:sz w:val="30"/>
          <w:szCs w:val="30"/>
        </w:rPr>
        <w:instrText xml:space="preserve"> DOCPROPERTY  r_m</w:instrText>
      </w:r>
      <w:r w:rsidRPr="008D19BF" w:rsidR="0012067C">
        <w:rPr>
          <w:rFonts w:ascii="宋体" w:hAnsi="宋体" w:hint="eastAsia"/>
          <w:b/>
          <w:color w:val="000000"/>
          <w:kern w:val="0"/>
          <w:sz w:val="30"/>
          <w:szCs w:val="30"/>
        </w:rPr>
        <w:instrText xml:space="preserve">s_name  \* MERGEFORMAT </w:instrText>
      </w:r>
      <w:r w:rsidRPr="008D19BF" w:rsidR="0012067C">
        <w:rPr>
          <w:rFonts w:ascii="宋体" w:hAnsi="宋体" w:hint="eastAsia"/>
          <w:b/>
          <w:color w:val="000000"/>
          <w:kern w:val="0"/>
          <w:sz w:val="30"/>
          <w:szCs w:val="30"/>
        </w:rPr>
        <w:fldChar w:fldCharType="separate"/>
      </w:r>
      <w:r w:rsidRPr="008D19BF" w:rsidR="0012067C">
        <w:rPr>
          <w:rFonts w:ascii="宋体" w:hAnsi="宋体" w:hint="eastAsia"/>
          <w:b/>
          <w:color w:val="000000"/>
          <w:kern w:val="0"/>
          <w:sz w:val="30"/>
          <w:szCs w:val="30"/>
        </w:rPr>
        <w:t>{</w:t>
      </w:r>
      <w:r w:rsidRPr="008D19BF" w:rsidR="0012067C">
        <w:rPr>
          <w:rFonts w:ascii="宋体" w:hAnsi="宋体" w:hint="eastAsia"/>
          <w:b/>
          <w:color w:val="000000"/>
          <w:kern w:val="0"/>
          <w:sz w:val="30"/>
          <w:szCs w:val="30"/>
        </w:rPr>
        <w:t>{ms_name}}</w:t>
      </w:r>
      <w:r w:rsidRPr="008D19BF" w:rsidR="0012067C">
        <w:rPr>
          <w:rFonts w:ascii="宋体" w:hAnsi="宋体" w:hint="eastAsia"/>
          <w:b/>
          <w:color w:val="000000"/>
          <w:kern w:val="0"/>
          <w:sz w:val="30"/>
          <w:szCs w:val="30"/>
        </w:rPr>
        <w:fldChar w:fldCharType="end"/>
      </w:r>
    </w:p>
    <w:p w:rsidR="00116D61" w:rsidRPr="008D19BF" w:rsidP="00116D61">
      <w:pPr>
        <w:widowControl/>
        <w:spacing w:line="400" w:lineRule="exact"/>
        <w:rPr>
          <w:rFonts w:ascii="宋体" w:hAnsi="宋体" w:cs="宋体" w:hint="eastAsia"/>
          <w:bCs/>
          <w:color w:val="000000"/>
          <w:kern w:val="0"/>
          <w:sz w:val="24"/>
        </w:rPr>
      </w:pPr>
      <w:r>
        <w:rPr>
          <w:rFonts w:ascii="宋体"/>
          <w:noProof/>
          <w:color w:val="000000"/>
          <w:sz w:val="20"/>
          <w:szCs w:val="20"/>
        </w:rPr>
        <w:pict>
          <v:line id="_x0000_s1026" style="position:absolute;z-index:251659264" from="117pt,1.1pt" to="333pt,1.1pt"/>
        </w:pict>
      </w:r>
    </w:p>
    <w:p w:rsidR="00116D61" w:rsidRPr="008D19BF" w:rsidP="00116D61">
      <w:pPr>
        <w:widowControl/>
        <w:spacing w:line="400" w:lineRule="exact"/>
        <w:rPr>
          <w:rFonts w:ascii="宋体" w:hAnsi="宋体" w:cs="宋体" w:hint="eastAsia"/>
          <w:bCs/>
          <w:color w:val="000000"/>
          <w:kern w:val="0"/>
          <w:sz w:val="24"/>
        </w:rPr>
      </w:pPr>
    </w:p>
    <w:p w:rsidR="00116D61" w:rsidRPr="008D19BF" w:rsidP="00116D61">
      <w:pPr>
        <w:widowControl/>
        <w:spacing w:line="400" w:lineRule="exact"/>
        <w:rPr>
          <w:rFonts w:ascii="宋体" w:hAnsi="宋体" w:cs="宋体" w:hint="eastAsia"/>
          <w:bCs/>
          <w:color w:val="000000"/>
          <w:kern w:val="0"/>
          <w:sz w:val="24"/>
        </w:rPr>
      </w:pPr>
    </w:p>
    <w:p w:rsidR="00116D61" w:rsidRPr="008D19BF" w:rsidP="00116D61">
      <w:pPr>
        <w:widowControl/>
        <w:spacing w:line="400" w:lineRule="exact"/>
        <w:rPr>
          <w:rFonts w:ascii="宋体" w:hAnsi="宋体" w:cs="宋体" w:hint="eastAsia"/>
          <w:bCs/>
          <w:color w:val="000000"/>
          <w:kern w:val="0"/>
          <w:sz w:val="24"/>
        </w:rPr>
      </w:pPr>
    </w:p>
    <w:p w:rsidR="002A56A7" w:rsidRPr="008D19BF" w:rsidP="00116D61">
      <w:pPr>
        <w:widowControl/>
        <w:spacing w:line="400" w:lineRule="exact"/>
        <w:rPr>
          <w:rFonts w:ascii="宋体" w:hAnsi="宋体" w:cs="宋体" w:hint="eastAsia"/>
          <w:bCs/>
          <w:color w:val="000000"/>
          <w:kern w:val="0"/>
          <w:sz w:val="24"/>
        </w:rPr>
      </w:pPr>
    </w:p>
    <w:p w:rsidR="002A56A7" w:rsidRPr="008D19BF" w:rsidP="00116D61">
      <w:pPr>
        <w:widowControl/>
        <w:spacing w:line="400" w:lineRule="exact"/>
        <w:rPr>
          <w:rFonts w:ascii="宋体" w:hAnsi="宋体" w:cs="宋体" w:hint="eastAsia"/>
          <w:bCs/>
          <w:color w:val="000000"/>
          <w:kern w:val="0"/>
          <w:sz w:val="24"/>
        </w:rPr>
      </w:pPr>
      <w:r>
        <w:rPr>
          <w:b/>
          <w:noProof/>
          <w:color w:val="000000"/>
          <w:sz w:val="32"/>
          <w:szCs w:val="32"/>
        </w:rPr>
        <w:pict>
          <v:shapetype id="_x0000_t202" coordsize="21600,21600" o:spt="202" path="m,l,21600r21600,l21600,xe">
            <v:stroke joinstyle="miter"/>
            <v:path gradientshapeok="t" o:connecttype="rect"/>
          </v:shapetype>
          <v:shape id="文本框 3" o:spid="_x0000_s1027" type="#_x0000_t202" style="width:228pt;height:107.3pt;margin-top:7.65pt;margin-left:96.6pt;position:absolute;z-index:251661312" stroked="f">
            <o:lock v:ext="edit" aspectratio="f"/>
            <v:textbox inset="7.2pt,3.6pt,7.2pt,3.6pt">
              <w:txbxContent>
                <w:p w:rsidR="006D5C05" w:rsidRPr="00D923E8" w:rsidP="00D923E8">
                  <w:pPr>
                    <w:jc w:val="distribute"/>
                    <w:rPr>
                      <w:rFonts w:ascii="宋体" w:hAnsi="仿宋_GB2312" w:cs="仿宋_GB2312" w:hint="eastAsia"/>
                      <w:b/>
                      <w:kern w:val="0"/>
                      <w:sz w:val="32"/>
                      <w:szCs w:val="32"/>
                    </w:rPr>
                  </w:pPr>
                  <w:r w:rsidRPr="00D923E8">
                    <w:rPr>
                      <w:rFonts w:ascii="宋体" w:hAnsi="仿宋_GB2312" w:cs="仿宋_GB2312" w:hint="eastAsia"/>
                      <w:b/>
                      <w:kern w:val="0"/>
                      <w:sz w:val="32"/>
                      <w:szCs w:val="32"/>
                    </w:rPr>
                    <w:t>株洲市房产管理局</w:t>
                  </w:r>
                </w:p>
                <w:p w:rsidR="006D5C05" w:rsidRPr="00D923E8" w:rsidP="00D923E8">
                  <w:pPr>
                    <w:jc w:val="distribute"/>
                    <w:rPr>
                      <w:rFonts w:ascii="宋体" w:hAnsi="仿宋_GB2312" w:cs="仿宋_GB2312" w:hint="eastAsia"/>
                      <w:b/>
                      <w:kern w:val="0"/>
                      <w:sz w:val="32"/>
                      <w:szCs w:val="32"/>
                    </w:rPr>
                  </w:pPr>
                  <w:r w:rsidRPr="00D923E8">
                    <w:rPr>
                      <w:rFonts w:ascii="宋体" w:hAnsi="仿宋_GB2312" w:cs="仿宋_GB2312" w:hint="eastAsia"/>
                      <w:b/>
                      <w:kern w:val="0"/>
                      <w:sz w:val="32"/>
                      <w:szCs w:val="32"/>
                    </w:rPr>
                    <w:t>株洲市工商行政管理局</w:t>
                  </w:r>
                </w:p>
                <w:p w:rsidR="006D5C05" w:rsidP="00D923E8">
                  <w:pPr>
                    <w:jc w:val="distribute"/>
                    <w:rPr>
                      <w:b/>
                    </w:rPr>
                  </w:pPr>
                  <w:r w:rsidRPr="00D923E8">
                    <w:rPr>
                      <w:rFonts w:ascii="宋体" w:hAnsi="仿宋_GB2312" w:cs="仿宋_GB2312" w:hint="eastAsia"/>
                      <w:b/>
                      <w:kern w:val="0"/>
                      <w:sz w:val="32"/>
                      <w:szCs w:val="32"/>
                    </w:rPr>
                    <w:t>株洲市国土资源局</w:t>
                  </w:r>
                </w:p>
              </w:txbxContent>
            </v:textbox>
          </v:shape>
        </w:pict>
      </w:r>
    </w:p>
    <w:p w:rsidR="002A56A7" w:rsidRPr="008D19BF" w:rsidP="00116D61">
      <w:pPr>
        <w:widowControl/>
        <w:spacing w:line="400" w:lineRule="exact"/>
        <w:rPr>
          <w:rFonts w:ascii="宋体" w:hAnsi="宋体" w:cs="宋体" w:hint="eastAsia"/>
          <w:bCs/>
          <w:color w:val="000000"/>
          <w:kern w:val="0"/>
          <w:sz w:val="24"/>
        </w:rPr>
      </w:pPr>
    </w:p>
    <w:p w:rsidR="00116D61" w:rsidRPr="008D19BF" w:rsidP="00116D61">
      <w:pPr>
        <w:widowControl/>
        <w:spacing w:line="400" w:lineRule="exact"/>
        <w:rPr>
          <w:rFonts w:ascii="宋体" w:hAnsi="宋体" w:cs="宋体" w:hint="eastAsia"/>
          <w:bCs/>
          <w:color w:val="000000"/>
          <w:kern w:val="0"/>
          <w:sz w:val="24"/>
        </w:rPr>
      </w:pPr>
      <w:r>
        <w:rPr>
          <w:rFonts w:cs="宋体" w:hint="eastAsia"/>
          <w:noProof/>
          <w:color w:val="000000"/>
          <w:sz w:val="30"/>
          <w:szCs w:val="30"/>
        </w:rPr>
        <w:pict>
          <v:shape id="文本框 1" o:spid="_x0000_s1028" type="#_x0000_t202" style="width:61.5pt;height:32.2pt;margin-top:2.75pt;margin-left:324.6pt;position:absolute;z-index:251662336" stroked="f">
            <o:lock v:ext="edit" aspectratio="f"/>
            <v:textbox inset="7.2pt,3.6pt,7.2pt,3.6pt">
              <w:txbxContent>
                <w:p w:rsidR="006D5C05" w:rsidRPr="006151D2" w:rsidP="006524F4">
                  <w:pPr>
                    <w:pStyle w:val="largefontstyle3"/>
                    <w:spacing w:before="0" w:beforeAutospacing="0" w:after="0" w:afterAutospacing="0" w:line="460" w:lineRule="exact"/>
                    <w:ind w:firstLine="0"/>
                    <w:rPr>
                      <w:rFonts w:cs="宋体" w:hint="eastAsia"/>
                      <w:b/>
                      <w:sz w:val="36"/>
                      <w:szCs w:val="32"/>
                    </w:rPr>
                  </w:pPr>
                  <w:r w:rsidRPr="006151D2">
                    <w:rPr>
                      <w:rFonts w:ascii="仿宋_GB2312" w:eastAsia="仿宋_GB2312" w:hAnsi="仿宋_GB2312" w:cs="仿宋_GB2312" w:hint="eastAsia"/>
                      <w:b/>
                      <w:sz w:val="36"/>
                      <w:szCs w:val="32"/>
                    </w:rPr>
                    <w:t>制定</w:t>
                  </w:r>
                </w:p>
                <w:p w:rsidR="006D5C05" w:rsidP="006524F4">
                  <w:pPr>
                    <w:pStyle w:val="largefontstyle3"/>
                    <w:spacing w:before="0" w:beforeAutospacing="0" w:after="0" w:afterAutospacing="0" w:line="460" w:lineRule="exact"/>
                    <w:ind w:firstLine="2691" w:firstLineChars="897"/>
                    <w:rPr>
                      <w:b/>
                      <w:bCs/>
                      <w:sz w:val="30"/>
                      <w:szCs w:val="30"/>
                    </w:rPr>
                  </w:pPr>
                  <w:r>
                    <w:rPr>
                      <w:rFonts w:hint="eastAsia"/>
                      <w:b/>
                      <w:bCs/>
                      <w:sz w:val="30"/>
                      <w:szCs w:val="30"/>
                    </w:rPr>
                    <w:t>制定</w:t>
                  </w:r>
                </w:p>
                <w:p w:rsidR="006D5C05" w:rsidP="006524F4"/>
              </w:txbxContent>
            </v:textbox>
          </v:shape>
        </w:pict>
      </w:r>
    </w:p>
    <w:p w:rsidR="002A56A7" w:rsidRPr="008D19BF" w:rsidP="00C2498A">
      <w:pPr>
        <w:pStyle w:val="largefontstyle3"/>
        <w:spacing w:before="0" w:beforeAutospacing="0" w:after="0" w:afterAutospacing="0" w:line="560" w:lineRule="exact"/>
        <w:ind w:firstLine="2070" w:firstLineChars="647"/>
        <w:rPr>
          <w:rFonts w:ascii="Times New Roman" w:hAnsi="Times New Roman"/>
          <w:b/>
          <w:color w:val="000000"/>
          <w:sz w:val="32"/>
          <w:szCs w:val="32"/>
        </w:rPr>
      </w:pPr>
      <w:r>
        <w:rPr>
          <w:rFonts w:ascii="Times New Roman" w:hAnsi="Times New Roman"/>
          <w:b/>
          <w:color w:val="000000"/>
          <w:sz w:val="32"/>
          <w:szCs w:val="3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62.25pt;height:33pt"/>
        </w:pict>
      </w:r>
    </w:p>
    <w:p w:rsidR="002A56A7" w:rsidRPr="008D19BF" w:rsidP="002A56A7">
      <w:pPr>
        <w:pStyle w:val="largefontstyle3"/>
        <w:spacing w:before="0" w:beforeAutospacing="0" w:after="0" w:afterAutospacing="0" w:line="560" w:lineRule="exact"/>
        <w:ind w:firstLine="477" w:firstLineChars="149"/>
        <w:rPr>
          <w:rFonts w:ascii="Times New Roman" w:hAnsi="Times New Roman"/>
          <w:b/>
          <w:color w:val="000000"/>
          <w:sz w:val="32"/>
          <w:szCs w:val="32"/>
        </w:rPr>
      </w:pPr>
    </w:p>
    <w:p w:rsidR="00596DF3" w:rsidRPr="008D19BF" w:rsidP="002A56A7">
      <w:pPr>
        <w:ind w:left="379"/>
        <w:jc w:val="center"/>
        <w:rPr>
          <w:rFonts w:ascii="方正小标宋简体" w:eastAsia="方正小标宋简体" w:hAnsi="宋体" w:cs="Microsoft JhengHei" w:hint="eastAsia"/>
          <w:color w:val="000000"/>
          <w:sz w:val="44"/>
          <w:szCs w:val="44"/>
        </w:rPr>
      </w:pPr>
      <w:r w:rsidRPr="008D19BF" w:rsidR="003504A3">
        <w:rPr>
          <w:rFonts w:ascii="方正小标宋简体" w:eastAsia="方正小标宋简体" w:hAnsi="宋体" w:cs="Microsoft JhengHei" w:hint="eastAsia"/>
          <w:color w:val="000000"/>
          <w:sz w:val="36"/>
          <w:szCs w:val="44"/>
        </w:rPr>
        <w:t>二</w:t>
      </w:r>
      <w:r w:rsidRPr="008D19BF" w:rsidR="00324C02">
        <w:rPr>
          <w:rFonts w:ascii="方正小标宋简体" w:eastAsia="方正小标宋简体" w:hAnsi="宋体" w:cs="Microsoft JhengHei" w:hint="eastAsia"/>
          <w:color w:val="000000"/>
          <w:sz w:val="36"/>
          <w:szCs w:val="44"/>
        </w:rPr>
        <w:t>〇</w:t>
      </w:r>
      <w:r w:rsidRPr="008D19BF" w:rsidR="003504A3">
        <w:rPr>
          <w:rFonts w:ascii="方正小标宋简体" w:eastAsia="方正小标宋简体" w:hAnsi="宋体" w:cs="Microsoft JhengHei" w:hint="eastAsia"/>
          <w:color w:val="000000"/>
          <w:sz w:val="36"/>
          <w:szCs w:val="44"/>
        </w:rPr>
        <w:t>一八年十月</w:t>
      </w:r>
    </w:p>
    <w:p w:rsidR="00572BA2" w:rsidRPr="008D19BF" w:rsidP="00116D61">
      <w:pPr>
        <w:pStyle w:val="Heading2"/>
        <w:tabs>
          <w:tab w:val="left" w:pos="677"/>
        </w:tabs>
        <w:spacing w:line="600" w:lineRule="exact"/>
        <w:ind w:left="0"/>
        <w:jc w:val="center"/>
        <w:rPr>
          <w:rFonts w:ascii="方正小标宋简体" w:eastAsia="方正小标宋简体" w:hAnsi="宋体" w:cs="Microsoft JhengHei" w:hint="eastAsia"/>
          <w:color w:val="000000"/>
          <w:sz w:val="42"/>
          <w:szCs w:val="42"/>
          <w:lang w:eastAsia="zh-CN"/>
        </w:rPr>
      </w:pPr>
    </w:p>
    <w:p w:rsidR="00116D61" w:rsidRPr="008D19BF" w:rsidP="00116D61">
      <w:pPr>
        <w:pStyle w:val="Heading2"/>
        <w:tabs>
          <w:tab w:val="left" w:pos="677"/>
        </w:tabs>
        <w:spacing w:line="600" w:lineRule="exact"/>
        <w:ind w:left="0"/>
        <w:jc w:val="center"/>
        <w:rPr>
          <w:rFonts w:ascii="方正小标宋简体" w:eastAsia="方正小标宋简体" w:hAnsi="宋体" w:cs="Microsoft JhengHei" w:hint="eastAsia"/>
          <w:color w:val="000000"/>
          <w:sz w:val="42"/>
          <w:szCs w:val="42"/>
          <w:lang w:eastAsia="zh-CN"/>
        </w:rPr>
      </w:pPr>
      <w:r w:rsidRPr="008D19BF">
        <w:rPr>
          <w:rFonts w:ascii="方正小标宋简体" w:eastAsia="方正小标宋简体" w:hAnsi="宋体" w:cs="Microsoft JhengHei" w:hint="eastAsia"/>
          <w:color w:val="000000"/>
          <w:sz w:val="42"/>
          <w:szCs w:val="42"/>
          <w:lang w:eastAsia="zh-CN"/>
        </w:rPr>
        <w:t>目    录</w:t>
      </w:r>
    </w:p>
    <w:p w:rsidR="00116D61" w:rsidRPr="008D19BF" w:rsidP="00116D61">
      <w:pPr>
        <w:pStyle w:val="Heading2"/>
        <w:tabs>
          <w:tab w:val="left" w:pos="677"/>
        </w:tabs>
        <w:spacing w:line="400" w:lineRule="exact"/>
        <w:ind w:left="0"/>
        <w:rPr>
          <w:rFonts w:ascii="宋体" w:eastAsia="宋体" w:hAnsi="宋体" w:cs="Microsoft JhengHei" w:hint="eastAsia"/>
          <w:color w:val="000000"/>
          <w:lang w:eastAsia="zh-CN"/>
        </w:rPr>
      </w:pPr>
    </w:p>
    <w:p w:rsidR="00116D61" w:rsidRPr="008D19BF" w:rsidP="00116D61">
      <w:pPr>
        <w:pStyle w:val="Heading2"/>
        <w:tabs>
          <w:tab w:val="left" w:pos="677"/>
        </w:tabs>
        <w:spacing w:line="600" w:lineRule="exact"/>
        <w:ind w:left="0"/>
        <w:rPr>
          <w:rFonts w:ascii="宋体" w:eastAsia="宋体" w:hAnsi="宋体" w:cs="Microsoft JhengHei"/>
          <w:b/>
          <w:color w:val="000000"/>
          <w:lang w:eastAsia="zh-CN"/>
        </w:rPr>
      </w:pPr>
      <w:r w:rsidRPr="008D19BF">
        <w:rPr>
          <w:rFonts w:ascii="宋体" w:eastAsia="宋体" w:hAnsi="宋体" w:cs="Microsoft JhengHei" w:hint="eastAsia"/>
          <w:b/>
          <w:color w:val="000000"/>
          <w:lang w:eastAsia="zh-CN"/>
        </w:rPr>
        <w:t>说</w:t>
      </w:r>
      <w:r w:rsidRPr="008D19BF">
        <w:rPr>
          <w:rFonts w:ascii="宋体" w:eastAsia="宋体" w:hAnsi="宋体" w:cs="Microsoft JhengHei"/>
          <w:b/>
          <w:color w:val="000000"/>
          <w:lang w:eastAsia="zh-CN"/>
        </w:rPr>
        <w:tab/>
      </w:r>
      <w:r w:rsidRPr="008D19BF">
        <w:rPr>
          <w:rFonts w:ascii="宋体" w:eastAsia="宋体" w:hAnsi="宋体" w:cs="Microsoft JhengHei" w:hint="eastAsia"/>
          <w:b/>
          <w:color w:val="000000"/>
          <w:lang w:eastAsia="zh-CN"/>
        </w:rPr>
        <w:t>明</w:t>
      </w:r>
    </w:p>
    <w:p w:rsidR="00116D61" w:rsidRPr="008D19BF" w:rsidP="00116D61">
      <w:pPr>
        <w:pStyle w:val="Heading2"/>
        <w:tabs>
          <w:tab w:val="left" w:pos="677"/>
        </w:tabs>
        <w:spacing w:line="600" w:lineRule="exact"/>
        <w:ind w:left="0"/>
        <w:rPr>
          <w:rFonts w:ascii="宋体" w:eastAsia="宋体" w:hAnsi="宋体" w:cs="Microsoft JhengHei"/>
          <w:b/>
          <w:color w:val="000000"/>
          <w:lang w:eastAsia="zh-CN"/>
        </w:rPr>
      </w:pPr>
      <w:r w:rsidRPr="008D19BF">
        <w:rPr>
          <w:rFonts w:ascii="宋体" w:eastAsia="宋体" w:hAnsi="宋体" w:cs="Microsoft JhengHei" w:hint="eastAsia"/>
          <w:b/>
          <w:color w:val="000000"/>
          <w:lang w:eastAsia="zh-CN"/>
        </w:rPr>
        <w:t>术</w:t>
      </w:r>
      <w:r w:rsidRPr="008D19BF" w:rsidR="002A56A7">
        <w:rPr>
          <w:rFonts w:ascii="宋体" w:eastAsia="宋体" w:hAnsi="宋体" w:cs="Microsoft JhengHei" w:hint="eastAsia"/>
          <w:b/>
          <w:color w:val="000000"/>
          <w:lang w:eastAsia="zh-CN"/>
        </w:rPr>
        <w:t xml:space="preserve">   </w:t>
      </w:r>
      <w:r w:rsidRPr="008D19BF">
        <w:rPr>
          <w:rFonts w:ascii="宋体" w:eastAsia="宋体" w:hAnsi="宋体" w:cs="Microsoft JhengHei" w:hint="eastAsia"/>
          <w:b/>
          <w:color w:val="000000"/>
          <w:lang w:eastAsia="zh-CN"/>
        </w:rPr>
        <w:t>语</w:t>
      </w:r>
    </w:p>
    <w:p w:rsidR="00116D61" w:rsidRPr="008D19BF" w:rsidP="00116D61">
      <w:pPr>
        <w:tabs>
          <w:tab w:val="left" w:pos="1237"/>
        </w:tabs>
        <w:spacing w:line="600" w:lineRule="exact"/>
        <w:rPr>
          <w:rFonts w:ascii="宋体" w:cs="Microsoft JhengHei"/>
          <w:b/>
          <w:color w:val="000000"/>
          <w:sz w:val="28"/>
          <w:szCs w:val="28"/>
        </w:rPr>
      </w:pPr>
      <w:r w:rsidRPr="008D19BF">
        <w:rPr>
          <w:rFonts w:ascii="宋体" w:hAnsi="宋体" w:cs="Microsoft JhengHei" w:hint="eastAsia"/>
          <w:b/>
          <w:color w:val="000000"/>
          <w:sz w:val="28"/>
          <w:szCs w:val="28"/>
        </w:rPr>
        <w:t>第一章</w:t>
      </w:r>
      <w:r w:rsidRPr="008D19BF">
        <w:rPr>
          <w:rFonts w:ascii="宋体" w:cs="Microsoft JhengHei"/>
          <w:b/>
          <w:color w:val="000000"/>
          <w:sz w:val="28"/>
          <w:szCs w:val="28"/>
        </w:rPr>
        <w:tab/>
      </w:r>
      <w:r w:rsidRPr="008D19BF">
        <w:rPr>
          <w:rFonts w:ascii="宋体" w:hAnsi="宋体" w:cs="Microsoft JhengHei" w:hint="eastAsia"/>
          <w:b/>
          <w:color w:val="000000"/>
          <w:sz w:val="28"/>
          <w:szCs w:val="28"/>
        </w:rPr>
        <w:t>合同当事人</w:t>
      </w:r>
    </w:p>
    <w:p w:rsidR="00116D61" w:rsidRPr="008D19BF" w:rsidP="00116D61">
      <w:pPr>
        <w:tabs>
          <w:tab w:val="left" w:pos="1237"/>
        </w:tabs>
        <w:spacing w:line="600" w:lineRule="exact"/>
        <w:rPr>
          <w:rFonts w:ascii="宋体" w:hAnsi="宋体" w:cs="Microsoft JhengHei" w:hint="eastAsia"/>
          <w:b/>
          <w:color w:val="000000"/>
          <w:sz w:val="28"/>
          <w:szCs w:val="28"/>
        </w:rPr>
      </w:pPr>
      <w:r w:rsidRPr="008D19BF">
        <w:rPr>
          <w:rFonts w:ascii="宋体" w:hAnsi="宋体" w:cs="Microsoft JhengHei" w:hint="eastAsia"/>
          <w:b/>
          <w:color w:val="000000"/>
          <w:sz w:val="28"/>
          <w:szCs w:val="28"/>
        </w:rPr>
        <w:t>第二章</w:t>
      </w:r>
      <w:r w:rsidRPr="008D19BF">
        <w:rPr>
          <w:rFonts w:ascii="宋体" w:cs="Microsoft JhengHei"/>
          <w:b/>
          <w:color w:val="000000"/>
          <w:sz w:val="28"/>
          <w:szCs w:val="28"/>
        </w:rPr>
        <w:tab/>
      </w:r>
      <w:r w:rsidRPr="008D19BF">
        <w:rPr>
          <w:rFonts w:ascii="宋体" w:hAnsi="宋体" w:cs="Microsoft JhengHei" w:hint="eastAsia"/>
          <w:b/>
          <w:color w:val="000000"/>
          <w:sz w:val="28"/>
          <w:szCs w:val="28"/>
        </w:rPr>
        <w:t>商品房基本状况</w:t>
      </w:r>
    </w:p>
    <w:p w:rsidR="00116D61" w:rsidRPr="008D19BF" w:rsidP="00116D61">
      <w:pPr>
        <w:tabs>
          <w:tab w:val="left" w:pos="1237"/>
        </w:tabs>
        <w:spacing w:line="600" w:lineRule="exact"/>
        <w:rPr>
          <w:rFonts w:ascii="宋体" w:cs="Microsoft JhengHei"/>
          <w:b/>
          <w:color w:val="000000"/>
          <w:sz w:val="28"/>
          <w:szCs w:val="28"/>
        </w:rPr>
      </w:pPr>
      <w:r w:rsidRPr="008D19BF">
        <w:rPr>
          <w:rFonts w:ascii="宋体" w:hAnsi="宋体" w:cs="Microsoft JhengHei" w:hint="eastAsia"/>
          <w:b/>
          <w:color w:val="000000"/>
          <w:sz w:val="28"/>
          <w:szCs w:val="28"/>
        </w:rPr>
        <w:t>第三章</w:t>
      </w:r>
      <w:r w:rsidRPr="008D19BF">
        <w:rPr>
          <w:rFonts w:ascii="宋体" w:cs="Microsoft JhengHei"/>
          <w:b/>
          <w:color w:val="000000"/>
          <w:sz w:val="28"/>
          <w:szCs w:val="28"/>
        </w:rPr>
        <w:tab/>
      </w:r>
      <w:r w:rsidRPr="008D19BF">
        <w:rPr>
          <w:rFonts w:ascii="宋体" w:hAnsi="宋体" w:cs="Microsoft JhengHei" w:hint="eastAsia"/>
          <w:b/>
          <w:color w:val="000000"/>
          <w:sz w:val="28"/>
          <w:szCs w:val="28"/>
        </w:rPr>
        <w:t>商品房价款</w:t>
      </w:r>
    </w:p>
    <w:p w:rsidR="00116D61" w:rsidRPr="008D19BF" w:rsidP="00116D61">
      <w:pPr>
        <w:tabs>
          <w:tab w:val="left" w:pos="1237"/>
        </w:tabs>
        <w:spacing w:line="600" w:lineRule="exact"/>
        <w:rPr>
          <w:rFonts w:ascii="宋体" w:hAnsi="宋体" w:cs="Microsoft JhengHei" w:hint="eastAsia"/>
          <w:b/>
          <w:color w:val="000000"/>
          <w:sz w:val="28"/>
          <w:szCs w:val="28"/>
        </w:rPr>
      </w:pPr>
      <w:r w:rsidRPr="008D19BF">
        <w:rPr>
          <w:rFonts w:ascii="宋体" w:hAnsi="宋体" w:cs="Microsoft JhengHei" w:hint="eastAsia"/>
          <w:b/>
          <w:color w:val="000000"/>
          <w:sz w:val="28"/>
          <w:szCs w:val="28"/>
        </w:rPr>
        <w:t>第四章</w:t>
      </w:r>
      <w:r w:rsidRPr="008D19BF">
        <w:rPr>
          <w:rFonts w:ascii="宋体" w:cs="Microsoft JhengHei"/>
          <w:b/>
          <w:color w:val="000000"/>
          <w:sz w:val="28"/>
          <w:szCs w:val="28"/>
        </w:rPr>
        <w:tab/>
      </w:r>
      <w:r w:rsidRPr="008D19BF">
        <w:rPr>
          <w:rFonts w:ascii="宋体" w:hAnsi="宋体" w:cs="Microsoft JhengHei" w:hint="eastAsia"/>
          <w:b/>
          <w:color w:val="000000"/>
          <w:sz w:val="28"/>
          <w:szCs w:val="28"/>
        </w:rPr>
        <w:t>商品房交付条件与交付手续</w:t>
      </w:r>
    </w:p>
    <w:p w:rsidR="002A56A7" w:rsidRPr="008D19BF" w:rsidP="002A56A7">
      <w:pPr>
        <w:snapToGrid w:val="0"/>
        <w:spacing w:line="560" w:lineRule="exact"/>
        <w:rPr>
          <w:b/>
          <w:color w:val="000000"/>
          <w:sz w:val="28"/>
          <w:szCs w:val="28"/>
        </w:rPr>
      </w:pPr>
      <w:r w:rsidRPr="008D19BF" w:rsidR="00116D61">
        <w:rPr>
          <w:rFonts w:ascii="宋体" w:hAnsi="宋体" w:cs="Microsoft JhengHei" w:hint="eastAsia"/>
          <w:b/>
          <w:color w:val="000000"/>
          <w:sz w:val="28"/>
          <w:szCs w:val="28"/>
        </w:rPr>
        <w:t>第五章</w:t>
      </w:r>
      <w:r w:rsidRPr="008D19BF" w:rsidR="00116D61">
        <w:rPr>
          <w:rFonts w:ascii="宋体" w:cs="Microsoft JhengHei"/>
          <w:b/>
          <w:color w:val="000000"/>
          <w:sz w:val="28"/>
          <w:szCs w:val="28"/>
        </w:rPr>
        <w:tab/>
      </w:r>
      <w:r w:rsidRPr="008D19BF">
        <w:rPr>
          <w:rFonts w:hAnsi="宋体"/>
          <w:b/>
          <w:color w:val="000000"/>
          <w:sz w:val="28"/>
          <w:szCs w:val="28"/>
        </w:rPr>
        <w:t>面积差异和层高差异的处理方式</w:t>
      </w:r>
    </w:p>
    <w:p w:rsidR="00116D61" w:rsidRPr="008D19BF" w:rsidP="00116D61">
      <w:pPr>
        <w:tabs>
          <w:tab w:val="left" w:pos="1237"/>
        </w:tabs>
        <w:spacing w:line="600" w:lineRule="exact"/>
        <w:rPr>
          <w:rFonts w:ascii="宋体" w:cs="Microsoft JhengHei"/>
          <w:b/>
          <w:color w:val="000000"/>
          <w:sz w:val="28"/>
          <w:szCs w:val="28"/>
        </w:rPr>
      </w:pPr>
      <w:r w:rsidRPr="008D19BF">
        <w:rPr>
          <w:rFonts w:ascii="宋体" w:hAnsi="宋体" w:cs="Microsoft JhengHei" w:hint="eastAsia"/>
          <w:b/>
          <w:color w:val="000000"/>
          <w:sz w:val="28"/>
          <w:szCs w:val="28"/>
        </w:rPr>
        <w:t>第六章</w:t>
      </w:r>
      <w:r w:rsidRPr="008D19BF">
        <w:rPr>
          <w:rFonts w:ascii="宋体" w:cs="Microsoft JhengHei"/>
          <w:b/>
          <w:color w:val="000000"/>
          <w:sz w:val="28"/>
          <w:szCs w:val="28"/>
        </w:rPr>
        <w:tab/>
      </w:r>
      <w:r w:rsidRPr="008D19BF">
        <w:rPr>
          <w:rFonts w:ascii="宋体" w:hAnsi="宋体" w:cs="Microsoft JhengHei" w:hint="eastAsia"/>
          <w:b/>
          <w:color w:val="000000"/>
          <w:sz w:val="28"/>
          <w:szCs w:val="28"/>
        </w:rPr>
        <w:t>规划设计变更</w:t>
      </w:r>
    </w:p>
    <w:p w:rsidR="00116D61" w:rsidRPr="008D19BF" w:rsidP="00116D61">
      <w:pPr>
        <w:tabs>
          <w:tab w:val="left" w:pos="1237"/>
        </w:tabs>
        <w:spacing w:line="600" w:lineRule="exact"/>
        <w:rPr>
          <w:rFonts w:ascii="宋体" w:hAnsi="宋体" w:cs="Microsoft JhengHei" w:hint="eastAsia"/>
          <w:b/>
          <w:color w:val="000000"/>
          <w:sz w:val="28"/>
          <w:szCs w:val="28"/>
        </w:rPr>
      </w:pPr>
      <w:r w:rsidRPr="008D19BF">
        <w:rPr>
          <w:rFonts w:ascii="宋体" w:hAnsi="宋体" w:cs="Microsoft JhengHei" w:hint="eastAsia"/>
          <w:b/>
          <w:color w:val="000000"/>
          <w:sz w:val="28"/>
          <w:szCs w:val="28"/>
        </w:rPr>
        <w:t>第七章</w:t>
      </w:r>
      <w:r w:rsidRPr="008D19BF">
        <w:rPr>
          <w:rFonts w:ascii="宋体" w:cs="Microsoft JhengHei"/>
          <w:b/>
          <w:color w:val="000000"/>
          <w:sz w:val="28"/>
          <w:szCs w:val="28"/>
        </w:rPr>
        <w:tab/>
      </w:r>
      <w:r w:rsidRPr="008D19BF" w:rsidR="00643303">
        <w:rPr>
          <w:rFonts w:ascii="宋体" w:hAnsi="宋体" w:cs="Microsoft JhengHei" w:hint="eastAsia"/>
          <w:b/>
          <w:color w:val="000000"/>
          <w:sz w:val="28"/>
          <w:szCs w:val="28"/>
        </w:rPr>
        <w:t>商品房质量及保修责任</w:t>
      </w:r>
    </w:p>
    <w:p w:rsidR="00116D61" w:rsidRPr="008D19BF" w:rsidP="00116D61">
      <w:pPr>
        <w:tabs>
          <w:tab w:val="left" w:pos="1237"/>
        </w:tabs>
        <w:spacing w:line="600" w:lineRule="exact"/>
        <w:rPr>
          <w:rFonts w:ascii="宋体" w:hAnsi="宋体" w:cs="Microsoft JhengHei" w:hint="eastAsia"/>
          <w:b/>
          <w:color w:val="000000"/>
          <w:sz w:val="28"/>
          <w:szCs w:val="28"/>
        </w:rPr>
      </w:pPr>
      <w:r w:rsidRPr="008D19BF" w:rsidR="009C0DCF">
        <w:rPr>
          <w:rFonts w:ascii="宋体" w:hAnsi="宋体" w:cs="Microsoft JhengHei" w:hint="eastAsia"/>
          <w:b/>
          <w:color w:val="000000"/>
          <w:sz w:val="28"/>
          <w:szCs w:val="28"/>
        </w:rPr>
        <w:t>第</w:t>
      </w:r>
      <w:r w:rsidRPr="008D19BF">
        <w:rPr>
          <w:rFonts w:ascii="宋体" w:hAnsi="宋体" w:cs="Microsoft JhengHei" w:hint="eastAsia"/>
          <w:b/>
          <w:color w:val="000000"/>
          <w:sz w:val="28"/>
          <w:szCs w:val="28"/>
        </w:rPr>
        <w:t>八章</w:t>
      </w:r>
      <w:r w:rsidRPr="008D19BF">
        <w:rPr>
          <w:rFonts w:ascii="宋体" w:cs="Microsoft JhengHei"/>
          <w:b/>
          <w:color w:val="000000"/>
          <w:sz w:val="28"/>
          <w:szCs w:val="28"/>
        </w:rPr>
        <w:tab/>
      </w:r>
      <w:r w:rsidRPr="008D19BF" w:rsidR="00480F97">
        <w:rPr>
          <w:rFonts w:ascii="宋体" w:hAnsi="宋体" w:cs="Microsoft JhengHei" w:hint="eastAsia"/>
          <w:b/>
          <w:color w:val="000000"/>
          <w:sz w:val="28"/>
          <w:szCs w:val="28"/>
        </w:rPr>
        <w:t>合同网签、登记备案与不动产登记</w:t>
      </w:r>
    </w:p>
    <w:p w:rsidR="00116D61" w:rsidRPr="008D19BF" w:rsidP="00116D61">
      <w:pPr>
        <w:tabs>
          <w:tab w:val="left" w:pos="1237"/>
        </w:tabs>
        <w:spacing w:line="600" w:lineRule="exact"/>
        <w:rPr>
          <w:rFonts w:ascii="宋体" w:cs="Microsoft JhengHei"/>
          <w:b/>
          <w:color w:val="000000"/>
          <w:sz w:val="28"/>
          <w:szCs w:val="28"/>
        </w:rPr>
      </w:pPr>
      <w:r w:rsidRPr="008D19BF" w:rsidR="009C0DCF">
        <w:rPr>
          <w:rFonts w:ascii="宋体" w:hAnsi="宋体" w:cs="Microsoft JhengHei" w:hint="eastAsia"/>
          <w:b/>
          <w:color w:val="000000"/>
          <w:sz w:val="28"/>
          <w:szCs w:val="28"/>
        </w:rPr>
        <w:t>第</w:t>
      </w:r>
      <w:r w:rsidRPr="008D19BF">
        <w:rPr>
          <w:rFonts w:ascii="宋体" w:hAnsi="宋体" w:cs="Microsoft JhengHei" w:hint="eastAsia"/>
          <w:b/>
          <w:color w:val="000000"/>
          <w:sz w:val="28"/>
          <w:szCs w:val="28"/>
        </w:rPr>
        <w:t>九章</w:t>
      </w:r>
      <w:r w:rsidRPr="008D19BF">
        <w:rPr>
          <w:rFonts w:ascii="宋体" w:cs="Microsoft JhengHei"/>
          <w:b/>
          <w:color w:val="000000"/>
          <w:sz w:val="28"/>
          <w:szCs w:val="28"/>
        </w:rPr>
        <w:tab/>
      </w:r>
      <w:r w:rsidRPr="008D19BF">
        <w:rPr>
          <w:rFonts w:ascii="宋体" w:hAnsi="宋体" w:cs="Microsoft JhengHei" w:hint="eastAsia"/>
          <w:b/>
          <w:color w:val="000000"/>
          <w:sz w:val="28"/>
          <w:szCs w:val="28"/>
        </w:rPr>
        <w:t>前期物业管理</w:t>
      </w:r>
    </w:p>
    <w:p w:rsidR="00B044BE" w:rsidRPr="008D19BF" w:rsidP="00572BA2">
      <w:pPr>
        <w:tabs>
          <w:tab w:val="left" w:pos="1237"/>
        </w:tabs>
        <w:spacing w:line="600" w:lineRule="exact"/>
        <w:rPr>
          <w:rFonts w:ascii="方正小标宋简体" w:eastAsia="方正小标宋简体" w:hAnsi="宋体" w:hint="eastAsia"/>
          <w:b/>
          <w:color w:val="000000"/>
          <w:spacing w:val="1"/>
          <w:sz w:val="44"/>
          <w:szCs w:val="44"/>
        </w:rPr>
      </w:pPr>
      <w:r w:rsidRPr="008D19BF" w:rsidR="00116D61">
        <w:rPr>
          <w:rFonts w:ascii="宋体" w:hAnsi="宋体" w:cs="Microsoft JhengHei" w:hint="eastAsia"/>
          <w:b/>
          <w:color w:val="000000"/>
          <w:sz w:val="28"/>
          <w:szCs w:val="28"/>
        </w:rPr>
        <w:t>第十章</w:t>
      </w:r>
      <w:r w:rsidRPr="008D19BF" w:rsidR="00116D61">
        <w:rPr>
          <w:rFonts w:ascii="宋体" w:cs="Microsoft JhengHei"/>
          <w:b/>
          <w:color w:val="000000"/>
          <w:sz w:val="28"/>
          <w:szCs w:val="28"/>
        </w:rPr>
        <w:tab/>
      </w:r>
      <w:r w:rsidRPr="008D19BF" w:rsidR="00116D61">
        <w:rPr>
          <w:rFonts w:ascii="宋体" w:hAnsi="宋体" w:cs="Microsoft JhengHei" w:hint="eastAsia"/>
          <w:b/>
          <w:color w:val="000000"/>
          <w:sz w:val="28"/>
          <w:szCs w:val="28"/>
        </w:rPr>
        <w:t>其他事项</w:t>
      </w:r>
    </w:p>
    <w:p w:rsidR="00B044BE" w:rsidRPr="008D19BF" w:rsidP="00116D61">
      <w:pPr>
        <w:pStyle w:val="Heading2"/>
        <w:spacing w:line="600" w:lineRule="exact"/>
        <w:ind w:left="0"/>
        <w:jc w:val="center"/>
        <w:rPr>
          <w:rFonts w:ascii="方正小标宋简体" w:eastAsia="方正小标宋简体" w:hAnsi="宋体" w:hint="eastAsia"/>
          <w:color w:val="000000"/>
          <w:spacing w:val="1"/>
          <w:sz w:val="44"/>
          <w:szCs w:val="44"/>
          <w:lang w:eastAsia="zh-CN"/>
        </w:rPr>
      </w:pPr>
    </w:p>
    <w:p w:rsidR="00B044BE" w:rsidRPr="008D19BF" w:rsidP="00116D61">
      <w:pPr>
        <w:pStyle w:val="Heading2"/>
        <w:spacing w:line="600" w:lineRule="exact"/>
        <w:ind w:left="0"/>
        <w:jc w:val="center"/>
        <w:rPr>
          <w:rFonts w:ascii="方正小标宋简体" w:eastAsia="方正小标宋简体" w:hAnsi="宋体" w:hint="eastAsia"/>
          <w:color w:val="000000"/>
          <w:spacing w:val="1"/>
          <w:sz w:val="44"/>
          <w:szCs w:val="44"/>
          <w:lang w:eastAsia="zh-CN"/>
        </w:rPr>
      </w:pPr>
    </w:p>
    <w:p w:rsidR="00B044BE" w:rsidRPr="008D19BF" w:rsidP="00116D61">
      <w:pPr>
        <w:pStyle w:val="Heading2"/>
        <w:spacing w:line="600" w:lineRule="exact"/>
        <w:ind w:left="0"/>
        <w:jc w:val="center"/>
        <w:rPr>
          <w:rFonts w:ascii="方正小标宋简体" w:eastAsia="方正小标宋简体" w:hAnsi="宋体" w:hint="eastAsia"/>
          <w:color w:val="000000"/>
          <w:spacing w:val="1"/>
          <w:sz w:val="44"/>
          <w:szCs w:val="44"/>
          <w:lang w:eastAsia="zh-CN"/>
        </w:rPr>
      </w:pPr>
    </w:p>
    <w:p w:rsidR="00B044BE" w:rsidRPr="008D19BF" w:rsidP="00116D61">
      <w:pPr>
        <w:pStyle w:val="Heading2"/>
        <w:spacing w:line="600" w:lineRule="exact"/>
        <w:ind w:left="0"/>
        <w:jc w:val="center"/>
        <w:rPr>
          <w:rFonts w:ascii="方正小标宋简体" w:eastAsia="方正小标宋简体" w:hAnsi="宋体" w:hint="eastAsia"/>
          <w:color w:val="000000"/>
          <w:spacing w:val="1"/>
          <w:sz w:val="44"/>
          <w:szCs w:val="44"/>
          <w:lang w:eastAsia="zh-CN"/>
        </w:rPr>
      </w:pPr>
    </w:p>
    <w:p w:rsidR="00B044BE" w:rsidRPr="008D19BF" w:rsidP="00116D61">
      <w:pPr>
        <w:pStyle w:val="Heading2"/>
        <w:spacing w:line="600" w:lineRule="exact"/>
        <w:ind w:left="0"/>
        <w:jc w:val="center"/>
        <w:rPr>
          <w:rFonts w:ascii="方正小标宋简体" w:eastAsia="方正小标宋简体" w:hAnsi="宋体" w:hint="eastAsia"/>
          <w:color w:val="000000"/>
          <w:spacing w:val="1"/>
          <w:sz w:val="44"/>
          <w:szCs w:val="44"/>
          <w:lang w:eastAsia="zh-CN"/>
        </w:rPr>
      </w:pPr>
    </w:p>
    <w:p w:rsidR="00B044BE" w:rsidRPr="008D19BF" w:rsidP="00116D61">
      <w:pPr>
        <w:pStyle w:val="Heading2"/>
        <w:spacing w:line="600" w:lineRule="exact"/>
        <w:ind w:left="0"/>
        <w:jc w:val="center"/>
        <w:rPr>
          <w:rFonts w:ascii="方正小标宋简体" w:eastAsia="方正小标宋简体" w:hAnsi="宋体" w:hint="eastAsia"/>
          <w:color w:val="000000"/>
          <w:spacing w:val="1"/>
          <w:sz w:val="44"/>
          <w:szCs w:val="44"/>
          <w:lang w:eastAsia="zh-CN"/>
        </w:rPr>
      </w:pPr>
      <w:r>
        <w:rPr>
          <w:rFonts w:ascii="方正小标宋简体" w:eastAsia="方正小标宋简体" w:hAnsi="宋体" w:hint="eastAsia"/>
          <w:noProof/>
          <w:color w:val="000000"/>
          <w:spacing w:val="1"/>
          <w:sz w:val="44"/>
          <w:szCs w:val="44"/>
          <w:lang w:eastAsia="zh-CN"/>
        </w:rPr>
        <w:pict>
          <v:shape id="_x0000_s1030" type="#_x0000_t202" style="width:54pt;height:15.6pt;margin-top:49.8pt;margin-left:198pt;position:absolute;z-index:251660288" stroked="t" strokecolor="white">
            <v:textbox>
              <w:txbxContent>
                <w:p w:rsidR="006D5C05" w:rsidP="00A20AE2"/>
              </w:txbxContent>
            </v:textbox>
          </v:shape>
        </w:pict>
      </w:r>
    </w:p>
    <w:p w:rsidR="00B044BE" w:rsidRPr="008D19BF" w:rsidP="00116D61">
      <w:pPr>
        <w:pStyle w:val="Heading2"/>
        <w:spacing w:line="600" w:lineRule="exact"/>
        <w:ind w:left="0"/>
        <w:jc w:val="center"/>
        <w:rPr>
          <w:rFonts w:ascii="方正小标宋简体" w:eastAsia="方正小标宋简体" w:hAnsi="宋体" w:hint="eastAsia"/>
          <w:color w:val="000000"/>
          <w:spacing w:val="1"/>
          <w:sz w:val="44"/>
          <w:szCs w:val="44"/>
          <w:lang w:eastAsia="zh-CN"/>
        </w:rPr>
      </w:pPr>
    </w:p>
    <w:p w:rsidR="00572BA2" w:rsidRPr="008D19BF" w:rsidP="00345ACE">
      <w:pPr>
        <w:pStyle w:val="Heading2"/>
        <w:spacing w:line="600" w:lineRule="exact"/>
        <w:ind w:left="0"/>
        <w:rPr>
          <w:rFonts w:ascii="方正小标宋简体" w:eastAsia="方正小标宋简体" w:hAnsi="宋体" w:hint="eastAsia"/>
          <w:color w:val="000000"/>
          <w:spacing w:val="1"/>
          <w:sz w:val="42"/>
          <w:szCs w:val="42"/>
          <w:lang w:eastAsia="zh-CN"/>
        </w:rPr>
      </w:pPr>
    </w:p>
    <w:p w:rsidR="00116D61" w:rsidRPr="008D19BF" w:rsidP="00116D61">
      <w:pPr>
        <w:pStyle w:val="Heading2"/>
        <w:spacing w:line="600" w:lineRule="exact"/>
        <w:ind w:left="0"/>
        <w:jc w:val="center"/>
        <w:rPr>
          <w:rFonts w:ascii="宋体" w:eastAsia="宋体" w:hAnsi="宋体" w:hint="eastAsia"/>
          <w:b/>
          <w:color w:val="000000"/>
          <w:spacing w:val="1"/>
          <w:sz w:val="32"/>
          <w:szCs w:val="32"/>
          <w:lang w:eastAsia="zh-CN"/>
        </w:rPr>
      </w:pPr>
      <w:r w:rsidRPr="008D19BF" w:rsidR="006524F4">
        <w:rPr>
          <w:rFonts w:ascii="宋体" w:eastAsia="宋体" w:hAnsi="宋体"/>
          <w:b/>
          <w:color w:val="000000"/>
          <w:spacing w:val="1"/>
          <w:sz w:val="32"/>
          <w:szCs w:val="32"/>
          <w:lang w:eastAsia="zh-CN"/>
        </w:rPr>
        <w:br w:type="page"/>
      </w:r>
      <w:r w:rsidRPr="008D19BF">
        <w:rPr>
          <w:rFonts w:ascii="宋体" w:eastAsia="宋体" w:hAnsi="宋体" w:hint="eastAsia"/>
          <w:b/>
          <w:color w:val="000000"/>
          <w:spacing w:val="1"/>
          <w:sz w:val="32"/>
          <w:szCs w:val="32"/>
          <w:lang w:eastAsia="zh-CN"/>
        </w:rPr>
        <w:t>说</w:t>
      </w:r>
      <w:r w:rsidRPr="008D19BF" w:rsidR="00540445">
        <w:rPr>
          <w:rFonts w:ascii="宋体" w:eastAsia="宋体" w:hAnsi="宋体" w:hint="eastAsia"/>
          <w:b/>
          <w:color w:val="000000"/>
          <w:spacing w:val="1"/>
          <w:sz w:val="32"/>
          <w:szCs w:val="32"/>
          <w:lang w:eastAsia="zh-CN"/>
        </w:rPr>
        <w:t xml:space="preserve">  </w:t>
      </w:r>
      <w:r w:rsidRPr="008D19BF">
        <w:rPr>
          <w:rFonts w:ascii="宋体" w:eastAsia="宋体" w:hAnsi="宋体" w:hint="eastAsia"/>
          <w:b/>
          <w:color w:val="000000"/>
          <w:spacing w:val="1"/>
          <w:sz w:val="32"/>
          <w:szCs w:val="32"/>
          <w:lang w:eastAsia="zh-CN"/>
        </w:rPr>
        <w:t>明</w:t>
      </w:r>
    </w:p>
    <w:p w:rsidR="00116D61" w:rsidRPr="008D19BF" w:rsidP="00116D61">
      <w:pPr>
        <w:pStyle w:val="Heading2"/>
        <w:spacing w:line="400" w:lineRule="exact"/>
        <w:ind w:left="0" w:firstLine="560"/>
        <w:rPr>
          <w:rFonts w:ascii="宋体" w:eastAsia="宋体" w:hAnsi="宋体" w:hint="eastAsia"/>
          <w:color w:val="000000"/>
          <w:spacing w:val="1"/>
          <w:lang w:eastAsia="zh-CN"/>
        </w:rPr>
      </w:pPr>
    </w:p>
    <w:p w:rsidR="00433007" w:rsidRPr="008D19BF" w:rsidP="00433007">
      <w:pPr>
        <w:pStyle w:val="Heading2"/>
        <w:spacing w:line="600" w:lineRule="exact"/>
        <w:ind w:left="0" w:firstLine="561"/>
        <w:rPr>
          <w:rFonts w:ascii="宋体" w:eastAsia="宋体" w:hAnsi="宋体" w:hint="eastAsia"/>
          <w:color w:val="000000"/>
          <w:sz w:val="24"/>
          <w:szCs w:val="24"/>
          <w:lang w:eastAsia="zh-CN"/>
        </w:rPr>
      </w:pPr>
      <w:r w:rsidRPr="008D19BF" w:rsidR="00116D61">
        <w:rPr>
          <w:rFonts w:ascii="Times New Roman" w:eastAsia="宋体" w:hAnsi="Times New Roman"/>
          <w:color w:val="000000"/>
          <w:sz w:val="24"/>
          <w:szCs w:val="24"/>
          <w:lang w:eastAsia="zh-CN"/>
        </w:rPr>
        <w:t>1</w:t>
      </w:r>
      <w:r w:rsidRPr="008D19BF" w:rsidR="00DE461A">
        <w:rPr>
          <w:rFonts w:ascii="宋体" w:eastAsia="宋体" w:hAnsi="宋体" w:cs="Arial" w:hint="eastAsia"/>
          <w:color w:val="000000"/>
          <w:sz w:val="24"/>
          <w:szCs w:val="24"/>
          <w:lang w:eastAsia="zh-CN"/>
        </w:rPr>
        <w:t>、</w:t>
      </w:r>
      <w:r w:rsidRPr="008D19BF" w:rsidR="00480F97">
        <w:rPr>
          <w:rFonts w:ascii="宋体" w:eastAsia="宋体" w:hAnsi="宋体" w:hint="eastAsia"/>
          <w:color w:val="000000"/>
          <w:spacing w:val="1"/>
          <w:sz w:val="24"/>
          <w:szCs w:val="24"/>
          <w:lang w:eastAsia="zh-CN"/>
        </w:rPr>
        <w:t>本合同文本为示范文本，由株洲市房产管理局、株洲市工商行政管理局和株洲市国土资源局共同制定</w:t>
      </w:r>
      <w:r w:rsidRPr="008D19BF">
        <w:rPr>
          <w:rFonts w:ascii="宋体" w:eastAsia="宋体" w:hAnsi="宋体"/>
          <w:color w:val="000000"/>
          <w:sz w:val="24"/>
          <w:szCs w:val="24"/>
          <w:lang w:eastAsia="zh-CN"/>
        </w:rPr>
        <w:t>。</w:t>
      </w:r>
    </w:p>
    <w:p w:rsidR="00116D61" w:rsidRPr="008D19BF" w:rsidP="00433007">
      <w:pPr>
        <w:pStyle w:val="Heading2"/>
        <w:spacing w:line="600" w:lineRule="exact"/>
        <w:ind w:left="0" w:firstLine="561"/>
        <w:rPr>
          <w:rFonts w:ascii="宋体" w:eastAsia="宋体" w:hAnsi="宋体" w:cs="Microsoft JhengHei"/>
          <w:color w:val="000000"/>
          <w:sz w:val="24"/>
          <w:szCs w:val="24"/>
          <w:lang w:eastAsia="zh-CN"/>
        </w:rPr>
      </w:pPr>
      <w:r w:rsidRPr="008D19BF" w:rsidR="00DE461A">
        <w:rPr>
          <w:rFonts w:ascii="Times New Roman" w:eastAsia="宋体" w:hAnsi="Times New Roman" w:hint="eastAsia"/>
          <w:color w:val="000000"/>
          <w:sz w:val="24"/>
          <w:szCs w:val="24"/>
          <w:lang w:eastAsia="zh-CN"/>
        </w:rPr>
        <w:t>2</w:t>
      </w:r>
      <w:r w:rsidRPr="008D19BF" w:rsidR="00DE461A">
        <w:rPr>
          <w:rFonts w:ascii="宋体" w:eastAsia="宋体" w:hAnsi="宋体" w:cs="Arial" w:hint="eastAsia"/>
          <w:color w:val="000000"/>
          <w:sz w:val="24"/>
          <w:szCs w:val="24"/>
          <w:lang w:eastAsia="zh-CN"/>
        </w:rPr>
        <w:t>、</w:t>
      </w:r>
      <w:r w:rsidRPr="008D19BF">
        <w:rPr>
          <w:rFonts w:ascii="宋体" w:eastAsia="宋体" w:hAnsi="宋体" w:cs="Microsoft JhengHei" w:hint="eastAsia"/>
          <w:color w:val="000000"/>
          <w:spacing w:val="1"/>
          <w:sz w:val="24"/>
          <w:szCs w:val="24"/>
          <w:lang w:eastAsia="zh-CN"/>
        </w:rPr>
        <w:t>签订本合同前，出卖人应当向买受人出</w:t>
      </w:r>
      <w:r w:rsidRPr="008D19BF">
        <w:rPr>
          <w:rFonts w:ascii="宋体" w:eastAsia="宋体" w:hAnsi="宋体" w:cs="Microsoft JhengHei" w:hint="eastAsia"/>
          <w:color w:val="000000"/>
          <w:sz w:val="24"/>
          <w:szCs w:val="24"/>
          <w:lang w:eastAsia="zh-CN"/>
        </w:rPr>
        <w:t>示</w:t>
      </w:r>
      <w:r w:rsidRPr="008D19BF">
        <w:rPr>
          <w:rFonts w:ascii="宋体" w:eastAsia="宋体" w:hAnsi="宋体" w:cs="Microsoft JhengHei" w:hint="eastAsia"/>
          <w:color w:val="000000"/>
          <w:spacing w:val="-35"/>
          <w:sz w:val="24"/>
          <w:szCs w:val="24"/>
          <w:lang w:eastAsia="zh-CN"/>
        </w:rPr>
        <w:t>《</w:t>
      </w:r>
      <w:r w:rsidRPr="008D19BF">
        <w:rPr>
          <w:rFonts w:ascii="宋体" w:eastAsia="宋体" w:hAnsi="宋体" w:cs="Microsoft JhengHei" w:hint="eastAsia"/>
          <w:color w:val="000000"/>
          <w:spacing w:val="1"/>
          <w:sz w:val="24"/>
          <w:szCs w:val="24"/>
          <w:lang w:eastAsia="zh-CN"/>
        </w:rPr>
        <w:t>商品房预售许可</w:t>
      </w:r>
      <w:r w:rsidRPr="008D19BF">
        <w:rPr>
          <w:rFonts w:ascii="宋体" w:eastAsia="宋体" w:hAnsi="宋体" w:cs="Microsoft JhengHei" w:hint="eastAsia"/>
          <w:color w:val="000000"/>
          <w:spacing w:val="-35"/>
          <w:sz w:val="24"/>
          <w:szCs w:val="24"/>
          <w:lang w:eastAsia="zh-CN"/>
        </w:rPr>
        <w:t>证</w:t>
      </w:r>
      <w:r w:rsidRPr="008D19BF">
        <w:rPr>
          <w:rFonts w:ascii="宋体" w:eastAsia="宋体" w:hAnsi="宋体" w:cs="Microsoft JhengHei" w:hint="eastAsia"/>
          <w:color w:val="000000"/>
          <w:sz w:val="24"/>
          <w:szCs w:val="24"/>
          <w:lang w:eastAsia="zh-CN"/>
        </w:rPr>
        <w:t>》及其他有关证书和证明文件。</w:t>
      </w:r>
    </w:p>
    <w:p w:rsidR="00116D61" w:rsidRPr="008D19BF" w:rsidP="00116D61">
      <w:pPr>
        <w:spacing w:line="600" w:lineRule="exact"/>
        <w:ind w:firstLine="561"/>
        <w:rPr>
          <w:rFonts w:ascii="宋体" w:cs="Microsoft JhengHei"/>
          <w:color w:val="000000"/>
          <w:sz w:val="24"/>
        </w:rPr>
      </w:pPr>
      <w:r w:rsidRPr="008D19BF" w:rsidR="00DE461A">
        <w:rPr>
          <w:rFonts w:hint="eastAsia"/>
          <w:color w:val="000000"/>
          <w:sz w:val="24"/>
        </w:rPr>
        <w:t>3</w:t>
      </w:r>
      <w:r w:rsidRPr="008D19BF" w:rsidR="00DE461A">
        <w:rPr>
          <w:rFonts w:ascii="宋体" w:hAnsi="宋体" w:cs="Arial" w:hint="eastAsia"/>
          <w:color w:val="000000"/>
          <w:sz w:val="24"/>
        </w:rPr>
        <w:t>、</w:t>
      </w:r>
      <w:r w:rsidRPr="008D19BF">
        <w:rPr>
          <w:rFonts w:ascii="宋体" w:hAnsi="宋体" w:cs="Microsoft JhengHei" w:hint="eastAsia"/>
          <w:color w:val="000000"/>
          <w:spacing w:val="1"/>
          <w:sz w:val="24"/>
        </w:rPr>
        <w:t>出卖人应当就合同重大事项对买受人尽到提示义务。买受人应当</w:t>
      </w:r>
      <w:r w:rsidRPr="008D19BF">
        <w:rPr>
          <w:rFonts w:ascii="宋体" w:hAnsi="宋体" w:cs="Microsoft JhengHei" w:hint="eastAsia"/>
          <w:color w:val="000000"/>
          <w:sz w:val="24"/>
        </w:rPr>
        <w:t>审</w:t>
      </w:r>
      <w:r w:rsidRPr="008D19BF">
        <w:rPr>
          <w:rFonts w:ascii="宋体" w:hAnsi="宋体" w:cs="Microsoft JhengHei" w:hint="eastAsia"/>
          <w:color w:val="000000"/>
          <w:spacing w:val="3"/>
          <w:sz w:val="24"/>
        </w:rPr>
        <w:t>慎签订合同，在签订本合同前，要仔细阅读合同条款，</w:t>
      </w:r>
      <w:r w:rsidRPr="008D19BF" w:rsidR="00480F97">
        <w:rPr>
          <w:rFonts w:ascii="宋体" w:hAnsi="宋体" w:cs="Microsoft JhengHei" w:hint="eastAsia"/>
          <w:color w:val="000000"/>
          <w:spacing w:val="3"/>
          <w:sz w:val="24"/>
        </w:rPr>
        <w:t>特别是审阅其中具有选择性、补充性、填充性、</w:t>
      </w:r>
      <w:r w:rsidRPr="008D19BF">
        <w:rPr>
          <w:rFonts w:ascii="宋体" w:hAnsi="宋体" w:cs="Microsoft JhengHei" w:hint="eastAsia"/>
          <w:color w:val="000000"/>
          <w:spacing w:val="13"/>
          <w:sz w:val="24"/>
        </w:rPr>
        <w:t>修改性的内</w:t>
      </w:r>
      <w:r w:rsidRPr="008D19BF">
        <w:rPr>
          <w:rFonts w:ascii="宋体" w:hAnsi="宋体" w:cs="Microsoft JhengHei" w:hint="eastAsia"/>
          <w:color w:val="000000"/>
          <w:spacing w:val="12"/>
          <w:sz w:val="24"/>
        </w:rPr>
        <w:t>容</w:t>
      </w:r>
      <w:r w:rsidRPr="008D19BF">
        <w:rPr>
          <w:rFonts w:ascii="宋体" w:hAnsi="宋体" w:cs="Microsoft JhengHei" w:hint="eastAsia"/>
          <w:color w:val="000000"/>
          <w:spacing w:val="13"/>
          <w:sz w:val="24"/>
        </w:rPr>
        <w:t>，注意防范潜在的市场风险和交易</w:t>
      </w:r>
      <w:r w:rsidRPr="008D19BF">
        <w:rPr>
          <w:rFonts w:ascii="宋体" w:hAnsi="宋体" w:cs="Microsoft JhengHei" w:hint="eastAsia"/>
          <w:color w:val="000000"/>
          <w:sz w:val="24"/>
        </w:rPr>
        <w:t>风</w:t>
      </w:r>
      <w:r w:rsidRPr="008D19BF">
        <w:rPr>
          <w:rFonts w:ascii="宋体" w:hAnsi="宋体" w:cs="Microsoft JhengHei" w:hint="eastAsia"/>
          <w:color w:val="000000"/>
          <w:spacing w:val="-1"/>
          <w:sz w:val="24"/>
        </w:rPr>
        <w:t>险</w:t>
      </w:r>
      <w:r w:rsidRPr="008D19BF">
        <w:rPr>
          <w:rFonts w:ascii="宋体" w:hAnsi="宋体" w:cs="Microsoft JhengHei" w:hint="eastAsia"/>
          <w:color w:val="000000"/>
          <w:sz w:val="24"/>
        </w:rPr>
        <w:t>。</w:t>
      </w:r>
    </w:p>
    <w:p w:rsidR="00116D61" w:rsidRPr="008D19BF" w:rsidP="00116D61">
      <w:pPr>
        <w:spacing w:line="600" w:lineRule="exact"/>
        <w:ind w:firstLine="561"/>
        <w:rPr>
          <w:rFonts w:ascii="宋体" w:cs="Microsoft JhengHei"/>
          <w:color w:val="000000"/>
          <w:sz w:val="24"/>
        </w:rPr>
      </w:pPr>
      <w:r w:rsidRPr="008D19BF" w:rsidR="00DE461A">
        <w:rPr>
          <w:rFonts w:hint="eastAsia"/>
          <w:color w:val="000000"/>
          <w:sz w:val="24"/>
        </w:rPr>
        <w:t>4</w:t>
      </w:r>
      <w:r w:rsidRPr="008D19BF" w:rsidR="00DE461A">
        <w:rPr>
          <w:rFonts w:ascii="宋体" w:hAnsi="宋体" w:cs="Arial" w:hint="eastAsia"/>
          <w:color w:val="000000"/>
          <w:sz w:val="24"/>
        </w:rPr>
        <w:t>、</w:t>
      </w:r>
      <w:r w:rsidRPr="008D19BF">
        <w:rPr>
          <w:rFonts w:ascii="宋体" w:hAnsi="宋体" w:cs="Microsoft JhengHei" w:hint="eastAsia"/>
          <w:color w:val="000000"/>
          <w:spacing w:val="6"/>
          <w:sz w:val="24"/>
        </w:rPr>
        <w:t>本合同文</w:t>
      </w:r>
      <w:r w:rsidRPr="008D19BF">
        <w:rPr>
          <w:rFonts w:ascii="宋体" w:hAnsi="宋体" w:cs="Microsoft JhengHei" w:hint="eastAsia"/>
          <w:color w:val="000000"/>
          <w:sz w:val="24"/>
        </w:rPr>
        <w:t>本【】</w:t>
      </w:r>
      <w:r w:rsidRPr="008D19BF">
        <w:rPr>
          <w:rFonts w:ascii="宋体" w:hAnsi="宋体" w:cs="Microsoft JhengHei" w:hint="eastAsia"/>
          <w:color w:val="000000"/>
          <w:spacing w:val="6"/>
          <w:sz w:val="24"/>
        </w:rPr>
        <w:t>中选择内容、空格部位填写内容及其他需要删</w:t>
      </w:r>
      <w:r w:rsidRPr="008D19BF">
        <w:rPr>
          <w:rFonts w:ascii="宋体" w:hAnsi="宋体" w:cs="Microsoft JhengHei" w:hint="eastAsia"/>
          <w:color w:val="000000"/>
          <w:sz w:val="24"/>
        </w:rPr>
        <w:t>除</w:t>
      </w:r>
      <w:r w:rsidRPr="008D19BF">
        <w:rPr>
          <w:rFonts w:ascii="宋体" w:hAnsi="宋体" w:cs="Microsoft JhengHei" w:hint="eastAsia"/>
          <w:color w:val="000000"/>
          <w:spacing w:val="3"/>
          <w:sz w:val="24"/>
        </w:rPr>
        <w:t>或添加的内容，双方当事人应当协商确定</w:t>
      </w:r>
      <w:r w:rsidRPr="008D19BF">
        <w:rPr>
          <w:rFonts w:ascii="宋体" w:hAnsi="宋体" w:cs="Microsoft JhengHei" w:hint="eastAsia"/>
          <w:color w:val="000000"/>
          <w:spacing w:val="-88"/>
          <w:sz w:val="24"/>
        </w:rPr>
        <w:t>。</w:t>
      </w:r>
      <w:r w:rsidRPr="008D19BF">
        <w:rPr>
          <w:rFonts w:ascii="宋体" w:hAnsi="宋体" w:cs="Microsoft JhengHei" w:hint="eastAsia"/>
          <w:color w:val="000000"/>
          <w:sz w:val="24"/>
        </w:rPr>
        <w:t>【】</w:t>
      </w:r>
      <w:r w:rsidRPr="008D19BF">
        <w:rPr>
          <w:rFonts w:ascii="宋体" w:hAnsi="宋体" w:cs="Microsoft JhengHei" w:hint="eastAsia"/>
          <w:color w:val="000000"/>
          <w:spacing w:val="3"/>
          <w:sz w:val="24"/>
        </w:rPr>
        <w:t>中选择内容，以</w:t>
      </w:r>
      <w:r w:rsidRPr="008D19BF">
        <w:rPr>
          <w:rFonts w:ascii="宋体" w:hAnsi="宋体" w:cs="Microsoft JhengHei" w:hint="eastAsia"/>
          <w:color w:val="000000"/>
          <w:sz w:val="24"/>
        </w:rPr>
        <w:t>划</w:t>
      </w:r>
      <w:r w:rsidRPr="008D19BF">
        <w:rPr>
          <w:rFonts w:ascii="宋体" w:cs="Arial" w:hint="eastAsia"/>
          <w:color w:val="000000"/>
          <w:sz w:val="24"/>
        </w:rPr>
        <w:t>√</w:t>
      </w:r>
      <w:r w:rsidRPr="008D19BF">
        <w:rPr>
          <w:rFonts w:ascii="宋体" w:hAnsi="宋体" w:cs="Microsoft JhengHei" w:hint="eastAsia"/>
          <w:color w:val="000000"/>
          <w:sz w:val="24"/>
        </w:rPr>
        <w:t>方</w:t>
      </w:r>
      <w:r w:rsidRPr="008D19BF">
        <w:rPr>
          <w:rFonts w:ascii="宋体" w:hAnsi="宋体" w:cs="Microsoft JhengHei" w:hint="eastAsia"/>
          <w:color w:val="000000"/>
          <w:spacing w:val="3"/>
          <w:sz w:val="24"/>
        </w:rPr>
        <w:t>式选定；对于实际情况未发生或双方当事人不作约定时，应当在空格部</w:t>
      </w:r>
      <w:r w:rsidRPr="008D19BF">
        <w:rPr>
          <w:rFonts w:ascii="宋体" w:hAnsi="宋体" w:cs="Microsoft JhengHei" w:hint="eastAsia"/>
          <w:color w:val="000000"/>
          <w:sz w:val="24"/>
        </w:rPr>
        <w:t>位</w:t>
      </w:r>
      <w:r w:rsidRPr="008D19BF">
        <w:rPr>
          <w:rFonts w:ascii="宋体" w:hAnsi="宋体" w:cs="Microsoft JhengHei" w:hint="eastAsia"/>
          <w:color w:val="000000"/>
          <w:w w:val="105"/>
          <w:sz w:val="24"/>
        </w:rPr>
        <w:t>打</w:t>
      </w:r>
      <w:r w:rsidRPr="008D19BF">
        <w:rPr>
          <w:rFonts w:ascii="宋体" w:cs="Arial" w:hint="eastAsia"/>
          <w:color w:val="000000"/>
          <w:w w:val="105"/>
          <w:sz w:val="24"/>
        </w:rPr>
        <w:t>×</w:t>
      </w:r>
      <w:r w:rsidRPr="008D19BF">
        <w:rPr>
          <w:rFonts w:ascii="宋体" w:hAnsi="宋体" w:cs="Microsoft JhengHei" w:hint="eastAsia"/>
          <w:color w:val="000000"/>
          <w:w w:val="105"/>
          <w:sz w:val="24"/>
        </w:rPr>
        <w:t>，以示删</w:t>
      </w:r>
      <w:r w:rsidRPr="008D19BF">
        <w:rPr>
          <w:rFonts w:ascii="宋体" w:hAnsi="宋体" w:cs="Microsoft JhengHei" w:hint="eastAsia"/>
          <w:color w:val="000000"/>
          <w:spacing w:val="-2"/>
          <w:w w:val="105"/>
          <w:sz w:val="24"/>
        </w:rPr>
        <w:t>除</w:t>
      </w:r>
      <w:r w:rsidRPr="008D19BF">
        <w:rPr>
          <w:rFonts w:ascii="宋体" w:hAnsi="宋体" w:cs="Microsoft JhengHei" w:hint="eastAsia"/>
          <w:color w:val="000000"/>
          <w:w w:val="105"/>
          <w:sz w:val="24"/>
        </w:rPr>
        <w:t>。</w:t>
      </w:r>
    </w:p>
    <w:p w:rsidR="00116D61" w:rsidRPr="008D19BF" w:rsidP="00116D61">
      <w:pPr>
        <w:spacing w:line="600" w:lineRule="exact"/>
        <w:ind w:firstLine="561"/>
        <w:rPr>
          <w:rFonts w:ascii="宋体" w:cs="Microsoft JhengHei"/>
          <w:color w:val="000000"/>
          <w:sz w:val="24"/>
        </w:rPr>
      </w:pPr>
      <w:r w:rsidRPr="008D19BF" w:rsidR="00DE461A">
        <w:rPr>
          <w:rFonts w:hint="eastAsia"/>
          <w:color w:val="000000"/>
          <w:sz w:val="24"/>
        </w:rPr>
        <w:t>5</w:t>
      </w:r>
      <w:r w:rsidRPr="008D19BF" w:rsidR="00DE461A">
        <w:rPr>
          <w:rFonts w:ascii="宋体" w:hAnsi="宋体" w:cs="Arial" w:hint="eastAsia"/>
          <w:color w:val="000000"/>
          <w:sz w:val="24"/>
        </w:rPr>
        <w:t>、</w:t>
      </w:r>
      <w:r w:rsidRPr="008D19BF" w:rsidR="00480F97">
        <w:rPr>
          <w:rFonts w:ascii="宋体" w:hAnsi="宋体" w:cs="Microsoft JhengHei" w:hint="eastAsia"/>
          <w:color w:val="000000"/>
          <w:spacing w:val="1"/>
          <w:sz w:val="24"/>
        </w:rPr>
        <w:t>出卖人与买受人可以针对合同中未约定或约定不详的内容</w:t>
      </w:r>
      <w:r w:rsidRPr="008D19BF">
        <w:rPr>
          <w:rFonts w:ascii="宋体" w:hAnsi="宋体" w:cs="Microsoft JhengHei" w:hint="eastAsia"/>
          <w:color w:val="000000"/>
          <w:spacing w:val="8"/>
          <w:sz w:val="24"/>
        </w:rPr>
        <w:t>，根据所售项目的具体情况在相关条款后的空白行中进行补充约定</w:t>
      </w:r>
      <w:r w:rsidRPr="008D19BF">
        <w:rPr>
          <w:rFonts w:ascii="宋体" w:hAnsi="宋体" w:cs="Microsoft JhengHei" w:hint="eastAsia"/>
          <w:color w:val="000000"/>
          <w:sz w:val="24"/>
        </w:rPr>
        <w:t>，也可以另行签订补充协议。</w:t>
      </w:r>
    </w:p>
    <w:p w:rsidR="00116D61" w:rsidRPr="008D19BF" w:rsidP="00116D61">
      <w:pPr>
        <w:widowControl/>
        <w:spacing w:line="600" w:lineRule="exact"/>
        <w:ind w:firstLine="561"/>
        <w:rPr>
          <w:rFonts w:ascii="宋体" w:hAnsi="宋体" w:cs="宋体" w:hint="eastAsia"/>
          <w:bCs/>
          <w:color w:val="000000"/>
          <w:kern w:val="0"/>
          <w:sz w:val="24"/>
        </w:rPr>
      </w:pPr>
      <w:r w:rsidRPr="008D19BF" w:rsidR="00DE461A">
        <w:rPr>
          <w:rFonts w:hint="eastAsia"/>
          <w:color w:val="000000"/>
          <w:sz w:val="24"/>
        </w:rPr>
        <w:t>6</w:t>
      </w:r>
      <w:r w:rsidRPr="008D19BF" w:rsidR="00DE461A">
        <w:rPr>
          <w:rFonts w:ascii="宋体" w:hAnsi="宋体" w:cs="Arial" w:hint="eastAsia"/>
          <w:color w:val="000000"/>
          <w:sz w:val="24"/>
        </w:rPr>
        <w:t>、</w:t>
      </w:r>
      <w:r w:rsidRPr="008D19BF">
        <w:rPr>
          <w:rFonts w:ascii="宋体" w:hAnsi="宋体" w:cs="Microsoft JhengHei" w:hint="eastAsia"/>
          <w:color w:val="000000"/>
          <w:spacing w:val="1"/>
          <w:sz w:val="24"/>
        </w:rPr>
        <w:t>双方当事人可以根据实际情况决定本合同原件的份数，并在签订</w:t>
      </w:r>
      <w:r w:rsidRPr="008D19BF">
        <w:rPr>
          <w:rFonts w:ascii="宋体" w:hAnsi="宋体" w:cs="Microsoft JhengHei" w:hint="eastAsia"/>
          <w:color w:val="000000"/>
          <w:sz w:val="24"/>
        </w:rPr>
        <w:t>合</w:t>
      </w:r>
      <w:r w:rsidRPr="008D19BF">
        <w:rPr>
          <w:rFonts w:ascii="宋体" w:hAnsi="宋体" w:cs="Microsoft JhengHei" w:hint="eastAsia"/>
          <w:color w:val="000000"/>
          <w:spacing w:val="3"/>
          <w:sz w:val="24"/>
        </w:rPr>
        <w:t>同时认真核对，以确保各份合同内容一致；在任何情况下，出卖人和买</w:t>
      </w:r>
      <w:r w:rsidRPr="008D19BF">
        <w:rPr>
          <w:rFonts w:ascii="宋体" w:hAnsi="宋体" w:cs="Microsoft JhengHei" w:hint="eastAsia"/>
          <w:color w:val="000000"/>
          <w:sz w:val="24"/>
        </w:rPr>
        <w:t>受人都应当至少持有一份合同原</w:t>
      </w:r>
      <w:r w:rsidRPr="008D19BF">
        <w:rPr>
          <w:rFonts w:ascii="宋体" w:hAnsi="宋体" w:cs="Microsoft JhengHei" w:hint="eastAsia"/>
          <w:color w:val="000000"/>
          <w:spacing w:val="-1"/>
          <w:sz w:val="24"/>
        </w:rPr>
        <w:t>件</w:t>
      </w:r>
      <w:r w:rsidRPr="008D19BF" w:rsidR="001E3A97">
        <w:rPr>
          <w:rFonts w:ascii="宋体" w:hAnsi="宋体" w:cs="Microsoft JhengHei" w:hint="eastAsia"/>
          <w:color w:val="000000"/>
          <w:spacing w:val="-1"/>
          <w:sz w:val="24"/>
        </w:rPr>
        <w:t>。</w:t>
      </w:r>
    </w:p>
    <w:p w:rsidR="00596DF3" w:rsidRPr="008D19BF" w:rsidP="00B55BA1">
      <w:pPr>
        <w:spacing w:line="600" w:lineRule="exact"/>
        <w:rPr>
          <w:rFonts w:ascii="方正小标宋简体" w:eastAsia="方正小标宋简体" w:hAnsi="宋体" w:cs="Microsoft JhengHei" w:hint="eastAsia"/>
          <w:color w:val="000000"/>
          <w:sz w:val="44"/>
          <w:szCs w:val="44"/>
        </w:rPr>
      </w:pPr>
    </w:p>
    <w:p w:rsidR="006837CA" w:rsidRPr="008D19BF" w:rsidP="00B55BA1">
      <w:pPr>
        <w:spacing w:line="600" w:lineRule="exact"/>
        <w:rPr>
          <w:rFonts w:ascii="方正小标宋简体" w:eastAsia="方正小标宋简体" w:hAnsi="宋体" w:cs="Microsoft JhengHei" w:hint="eastAsia"/>
          <w:color w:val="000000"/>
          <w:sz w:val="44"/>
          <w:szCs w:val="44"/>
        </w:rPr>
      </w:pPr>
    </w:p>
    <w:p w:rsidR="006837CA" w:rsidRPr="008D19BF" w:rsidP="00B55BA1">
      <w:pPr>
        <w:spacing w:line="600" w:lineRule="exact"/>
        <w:rPr>
          <w:rFonts w:ascii="方正小标宋简体" w:eastAsia="方正小标宋简体" w:hAnsi="宋体" w:cs="Microsoft JhengHei" w:hint="eastAsia"/>
          <w:color w:val="000000"/>
          <w:sz w:val="44"/>
          <w:szCs w:val="44"/>
        </w:rPr>
      </w:pPr>
    </w:p>
    <w:p w:rsidR="006837CA" w:rsidRPr="008D19BF" w:rsidP="00B55BA1">
      <w:pPr>
        <w:spacing w:line="600" w:lineRule="exact"/>
        <w:rPr>
          <w:rFonts w:ascii="方正小标宋简体" w:eastAsia="方正小标宋简体" w:hAnsi="宋体" w:cs="Microsoft JhengHei" w:hint="eastAsia"/>
          <w:color w:val="000000"/>
          <w:sz w:val="44"/>
          <w:szCs w:val="44"/>
        </w:rPr>
      </w:pPr>
    </w:p>
    <w:p w:rsidR="006837CA" w:rsidRPr="008D19BF" w:rsidP="00B55BA1">
      <w:pPr>
        <w:spacing w:line="600" w:lineRule="exact"/>
        <w:rPr>
          <w:rFonts w:ascii="方正小标宋简体" w:eastAsia="方正小标宋简体" w:hAnsi="宋体" w:cs="Microsoft JhengHei" w:hint="eastAsia"/>
          <w:color w:val="000000"/>
          <w:sz w:val="44"/>
          <w:szCs w:val="44"/>
        </w:rPr>
      </w:pPr>
    </w:p>
    <w:p w:rsidR="00181278" w:rsidRPr="008D19BF" w:rsidP="00B55BA1">
      <w:pPr>
        <w:spacing w:line="600" w:lineRule="exact"/>
        <w:rPr>
          <w:rFonts w:ascii="方正小标宋简体" w:eastAsia="方正小标宋简体" w:hAnsi="宋体" w:cs="Microsoft JhengHei" w:hint="eastAsia"/>
          <w:color w:val="000000"/>
          <w:sz w:val="44"/>
          <w:szCs w:val="44"/>
        </w:rPr>
      </w:pPr>
    </w:p>
    <w:p w:rsidR="006837CA" w:rsidRPr="008D19BF" w:rsidP="00B55BA1">
      <w:pPr>
        <w:spacing w:line="600" w:lineRule="exact"/>
        <w:rPr>
          <w:rFonts w:ascii="方正小标宋简体" w:eastAsia="方正小标宋简体" w:hAnsi="宋体" w:cs="Microsoft JhengHei" w:hint="eastAsia"/>
          <w:color w:val="000000"/>
          <w:sz w:val="44"/>
          <w:szCs w:val="44"/>
        </w:rPr>
      </w:pPr>
    </w:p>
    <w:p w:rsidR="00116D61" w:rsidRPr="008D19BF" w:rsidP="00116D61">
      <w:pPr>
        <w:spacing w:line="600" w:lineRule="exact"/>
        <w:jc w:val="center"/>
        <w:rPr>
          <w:rFonts w:ascii="宋体" w:hAnsi="宋体" w:cs="Microsoft JhengHei" w:hint="eastAsia"/>
          <w:b/>
          <w:color w:val="000000"/>
          <w:sz w:val="32"/>
          <w:szCs w:val="32"/>
        </w:rPr>
      </w:pPr>
      <w:r w:rsidRPr="008D19BF">
        <w:rPr>
          <w:rFonts w:ascii="宋体" w:hAnsi="宋体" w:cs="Microsoft JhengHei" w:hint="eastAsia"/>
          <w:b/>
          <w:color w:val="000000"/>
          <w:sz w:val="32"/>
          <w:szCs w:val="32"/>
        </w:rPr>
        <w:t>术</w:t>
      </w:r>
      <w:r w:rsidRPr="008D19BF" w:rsidR="00433007">
        <w:rPr>
          <w:rFonts w:ascii="宋体" w:hAnsi="宋体" w:cs="Microsoft JhengHei" w:hint="eastAsia"/>
          <w:b/>
          <w:color w:val="000000"/>
          <w:sz w:val="32"/>
          <w:szCs w:val="32"/>
        </w:rPr>
        <w:t xml:space="preserve">  </w:t>
      </w:r>
      <w:r w:rsidRPr="008D19BF">
        <w:rPr>
          <w:rFonts w:ascii="宋体" w:hAnsi="宋体" w:cs="Microsoft JhengHei" w:hint="eastAsia"/>
          <w:b/>
          <w:color w:val="000000"/>
          <w:sz w:val="32"/>
          <w:szCs w:val="32"/>
        </w:rPr>
        <w:t>语</w:t>
      </w:r>
    </w:p>
    <w:p w:rsidR="00116D61" w:rsidRPr="008D19BF" w:rsidP="00116D61">
      <w:pPr>
        <w:spacing w:line="400" w:lineRule="exact"/>
        <w:rPr>
          <w:rFonts w:ascii="宋体"/>
          <w:color w:val="000000"/>
          <w:sz w:val="20"/>
          <w:szCs w:val="20"/>
        </w:rPr>
      </w:pPr>
    </w:p>
    <w:p w:rsidR="00116D61" w:rsidRPr="008D19BF" w:rsidP="00116D61">
      <w:pPr>
        <w:spacing w:line="400" w:lineRule="exact"/>
        <w:rPr>
          <w:rFonts w:ascii="宋体"/>
          <w:color w:val="000000"/>
          <w:sz w:val="20"/>
          <w:szCs w:val="20"/>
        </w:rPr>
      </w:pPr>
    </w:p>
    <w:p w:rsidR="00710CE6" w:rsidRPr="008D19BF" w:rsidP="00181278">
      <w:pPr>
        <w:pStyle w:val="BodyText"/>
        <w:spacing w:before="0" w:line="360" w:lineRule="auto"/>
        <w:ind w:left="0"/>
        <w:rPr>
          <w:rFonts w:ascii="宋体" w:eastAsia="宋体" w:hAnsi="宋体" w:cs="Microsoft JhengHei" w:hint="eastAsia"/>
          <w:color w:val="000000"/>
          <w:lang w:eastAsia="zh-CN"/>
        </w:rPr>
      </w:pPr>
      <w:r w:rsidRPr="008D19BF" w:rsidR="00116D61">
        <w:rPr>
          <w:rFonts w:ascii="宋体" w:eastAsia="宋体" w:hAnsi="宋体" w:cs="Arial"/>
          <w:b/>
          <w:color w:val="000000"/>
          <w:lang w:eastAsia="zh-CN"/>
        </w:rPr>
        <w:t>1.</w:t>
      </w:r>
      <w:r w:rsidRPr="008D19BF" w:rsidR="00116D61">
        <w:rPr>
          <w:rFonts w:ascii="宋体" w:eastAsia="宋体" w:hAnsi="宋体" w:cs="Microsoft JhengHei" w:hint="eastAsia"/>
          <w:b/>
          <w:color w:val="000000"/>
          <w:spacing w:val="7"/>
          <w:lang w:eastAsia="zh-CN"/>
        </w:rPr>
        <w:t>商品房预售</w:t>
      </w:r>
      <w:r w:rsidRPr="008D19BF" w:rsidR="00C614FD">
        <w:rPr>
          <w:rFonts w:ascii="宋体" w:eastAsia="宋体" w:hAnsi="宋体" w:cs="Microsoft JhengHei" w:hint="eastAsia"/>
          <w:b/>
          <w:color w:val="000000"/>
          <w:spacing w:val="7"/>
          <w:lang w:eastAsia="zh-CN"/>
        </w:rPr>
        <w:t>：</w:t>
      </w:r>
      <w:r w:rsidRPr="008D19BF" w:rsidR="00116D61">
        <w:rPr>
          <w:rFonts w:ascii="宋体" w:eastAsia="宋体" w:hAnsi="宋体" w:cs="Microsoft JhengHei" w:hint="eastAsia"/>
          <w:color w:val="000000"/>
          <w:spacing w:val="7"/>
          <w:lang w:eastAsia="zh-CN"/>
        </w:rPr>
        <w:t>是指房地产开发企业将正在建设中的取</w:t>
      </w:r>
      <w:r w:rsidRPr="008D19BF" w:rsidR="00116D61">
        <w:rPr>
          <w:rFonts w:ascii="宋体" w:eastAsia="宋体" w:hAnsi="宋体" w:cs="Microsoft JhengHei" w:hint="eastAsia"/>
          <w:color w:val="000000"/>
          <w:lang w:eastAsia="zh-CN"/>
        </w:rPr>
        <w:t>得</w:t>
      </w:r>
      <w:r w:rsidRPr="008D19BF" w:rsidR="00116D61">
        <w:rPr>
          <w:rFonts w:ascii="宋体" w:eastAsia="宋体" w:hAnsi="宋体" w:cs="Microsoft JhengHei" w:hint="eastAsia"/>
          <w:color w:val="000000"/>
          <w:spacing w:val="-24"/>
          <w:lang w:eastAsia="zh-CN"/>
        </w:rPr>
        <w:t>《</w:t>
      </w:r>
      <w:r w:rsidRPr="008D19BF" w:rsidR="00116D61">
        <w:rPr>
          <w:rFonts w:ascii="宋体" w:eastAsia="宋体" w:hAnsi="宋体" w:cs="Microsoft JhengHei" w:hint="eastAsia"/>
          <w:color w:val="000000"/>
          <w:spacing w:val="7"/>
          <w:lang w:eastAsia="zh-CN"/>
        </w:rPr>
        <w:t>商品房预售许可</w:t>
      </w:r>
      <w:r w:rsidRPr="008D19BF" w:rsidR="00116D61">
        <w:rPr>
          <w:rFonts w:ascii="宋体" w:eastAsia="宋体" w:hAnsi="宋体" w:cs="Microsoft JhengHei" w:hint="eastAsia"/>
          <w:color w:val="000000"/>
          <w:spacing w:val="-24"/>
          <w:lang w:eastAsia="zh-CN"/>
        </w:rPr>
        <w:t>证</w:t>
      </w:r>
      <w:r w:rsidRPr="008D19BF" w:rsidR="00116D61">
        <w:rPr>
          <w:rFonts w:ascii="宋体" w:eastAsia="宋体" w:hAnsi="宋体" w:cs="Microsoft JhengHei" w:hint="eastAsia"/>
          <w:color w:val="000000"/>
          <w:lang w:eastAsia="zh-CN"/>
        </w:rPr>
        <w:t>》的商品房预先出售给买受人，并由买受人支付房价款的行</w:t>
      </w:r>
      <w:r w:rsidRPr="008D19BF" w:rsidR="00116D61">
        <w:rPr>
          <w:rFonts w:ascii="宋体" w:eastAsia="宋体" w:hAnsi="宋体" w:cs="Microsoft JhengHei" w:hint="eastAsia"/>
          <w:color w:val="000000"/>
          <w:spacing w:val="-1"/>
          <w:lang w:eastAsia="zh-CN"/>
        </w:rPr>
        <w:t>为</w:t>
      </w:r>
      <w:r w:rsidRPr="008D19BF" w:rsidR="00116D61">
        <w:rPr>
          <w:rFonts w:ascii="宋体" w:eastAsia="宋体" w:hAnsi="宋体" w:cs="Microsoft JhengHei" w:hint="eastAsia"/>
          <w:color w:val="000000"/>
          <w:lang w:eastAsia="zh-CN"/>
        </w:rPr>
        <w:t>。</w:t>
      </w:r>
    </w:p>
    <w:p w:rsidR="00116D61" w:rsidRPr="008D19BF" w:rsidP="00181278">
      <w:pPr>
        <w:pStyle w:val="BodyText"/>
        <w:spacing w:before="0" w:line="360" w:lineRule="auto"/>
        <w:ind w:left="0"/>
        <w:rPr>
          <w:rFonts w:ascii="宋体" w:eastAsia="宋体" w:hAnsi="宋体" w:cs="Microsoft JhengHei"/>
          <w:color w:val="000000"/>
          <w:lang w:eastAsia="zh-CN"/>
        </w:rPr>
      </w:pPr>
      <w:r w:rsidRPr="008D19BF">
        <w:rPr>
          <w:rFonts w:ascii="宋体" w:eastAsia="宋体" w:hAnsi="宋体" w:cs="Arial"/>
          <w:b/>
          <w:color w:val="000000"/>
          <w:w w:val="95"/>
          <w:lang w:eastAsia="zh-CN"/>
        </w:rPr>
        <w:t>2.</w:t>
      </w:r>
      <w:r w:rsidRPr="008D19BF">
        <w:rPr>
          <w:rFonts w:ascii="宋体" w:eastAsia="宋体" w:hAnsi="宋体" w:cs="Microsoft JhengHei" w:hint="eastAsia"/>
          <w:b/>
          <w:color w:val="000000"/>
          <w:spacing w:val="7"/>
          <w:lang w:eastAsia="zh-CN"/>
        </w:rPr>
        <w:t>法定代理人</w:t>
      </w:r>
      <w:r w:rsidRPr="008D19BF" w:rsidR="00C614FD">
        <w:rPr>
          <w:rFonts w:ascii="宋体" w:eastAsia="宋体" w:hAnsi="宋体" w:cs="Microsoft JhengHei" w:hint="eastAsia"/>
          <w:b/>
          <w:color w:val="000000"/>
          <w:w w:val="95"/>
          <w:lang w:eastAsia="zh-CN"/>
        </w:rPr>
        <w:t>：</w:t>
      </w:r>
      <w:r w:rsidRPr="008D19BF">
        <w:rPr>
          <w:rFonts w:ascii="宋体" w:eastAsia="宋体" w:hAnsi="宋体" w:cs="Microsoft JhengHei" w:hint="eastAsia"/>
          <w:color w:val="000000"/>
          <w:lang w:eastAsia="zh-CN"/>
        </w:rPr>
        <w:t>是指依照法律规定直接取得代理权的人</w:t>
      </w:r>
      <w:r w:rsidRPr="008D19BF">
        <w:rPr>
          <w:rFonts w:ascii="宋体" w:eastAsia="宋体" w:hAnsi="宋体" w:cs="Microsoft JhengHei" w:hint="eastAsia"/>
          <w:color w:val="000000"/>
          <w:w w:val="95"/>
          <w:lang w:eastAsia="zh-CN"/>
        </w:rPr>
        <w:t>。</w:t>
      </w:r>
      <w:r w:rsidRPr="008D19BF" w:rsidR="00DF220B">
        <w:rPr>
          <w:rFonts w:ascii="宋体" w:eastAsia="宋体" w:hAnsi="宋体" w:cs="Microsoft JhengHei" w:hint="eastAsia"/>
          <w:color w:val="000000"/>
          <w:lang w:eastAsia="zh-CN"/>
        </w:rPr>
        <w:t>（《民法通则》第六十四条）</w:t>
      </w:r>
    </w:p>
    <w:p w:rsidR="00116D61" w:rsidRPr="008D19BF" w:rsidP="00181278">
      <w:pPr>
        <w:pStyle w:val="BodyText"/>
        <w:spacing w:before="0" w:line="360" w:lineRule="auto"/>
        <w:ind w:left="0"/>
        <w:rPr>
          <w:rFonts w:ascii="宋体" w:eastAsia="宋体" w:hAnsi="宋体" w:cs="Microsoft JhengHei"/>
          <w:b/>
          <w:color w:val="000000"/>
          <w:lang w:eastAsia="zh-CN"/>
        </w:rPr>
      </w:pPr>
      <w:r w:rsidRPr="008D19BF">
        <w:rPr>
          <w:rFonts w:ascii="宋体" w:eastAsia="宋体" w:hAnsi="宋体" w:cs="Arial"/>
          <w:b/>
          <w:color w:val="000000"/>
          <w:lang w:eastAsia="zh-CN"/>
        </w:rPr>
        <w:t>3.</w:t>
      </w:r>
      <w:r w:rsidRPr="008D19BF" w:rsidR="00C614FD">
        <w:rPr>
          <w:rFonts w:ascii="宋体" w:eastAsia="宋体" w:hAnsi="宋体" w:cs="Microsoft JhengHei" w:hint="eastAsia"/>
          <w:b/>
          <w:color w:val="000000"/>
          <w:spacing w:val="3"/>
          <w:lang w:eastAsia="zh-CN"/>
        </w:rPr>
        <w:t>套内建筑面积：</w:t>
      </w:r>
      <w:r w:rsidRPr="008D19BF" w:rsidR="00DF220B">
        <w:rPr>
          <w:rFonts w:ascii="宋体" w:eastAsia="宋体" w:hAnsi="宋体" w:cs="Microsoft JhengHei" w:hint="eastAsia"/>
          <w:color w:val="000000"/>
          <w:spacing w:val="3"/>
          <w:lang w:eastAsia="zh-CN"/>
        </w:rPr>
        <w:t>成套房屋的套内建筑面积由套内使用面积</w:t>
      </w:r>
      <w:r w:rsidR="00685F68">
        <w:rPr>
          <w:rFonts w:ascii="宋体" w:eastAsia="宋体" w:hAnsi="宋体" w:cs="Microsoft JhengHei" w:hint="eastAsia"/>
          <w:color w:val="000000"/>
          <w:spacing w:val="3"/>
          <w:lang w:eastAsia="zh-CN"/>
        </w:rPr>
        <w:t>，</w:t>
      </w:r>
      <w:r w:rsidRPr="008D19BF">
        <w:rPr>
          <w:rFonts w:ascii="宋体" w:eastAsia="宋体" w:hAnsi="宋体" w:cs="Microsoft JhengHei" w:hint="eastAsia"/>
          <w:color w:val="000000"/>
          <w:spacing w:val="3"/>
          <w:lang w:eastAsia="zh-CN"/>
        </w:rPr>
        <w:t>套内墙体</w:t>
      </w:r>
      <w:r w:rsidRPr="008D19BF" w:rsidR="00DF220B">
        <w:rPr>
          <w:rFonts w:ascii="宋体" w:eastAsia="宋体" w:hAnsi="宋体" w:cs="Microsoft JhengHei" w:hint="eastAsia"/>
          <w:color w:val="000000"/>
          <w:lang w:eastAsia="zh-CN"/>
        </w:rPr>
        <w:t>面积</w:t>
      </w:r>
      <w:r w:rsidR="00685F68">
        <w:rPr>
          <w:rFonts w:ascii="宋体" w:eastAsia="宋体" w:hAnsi="宋体" w:cs="Microsoft JhengHei" w:hint="eastAsia"/>
          <w:color w:val="000000"/>
          <w:lang w:eastAsia="zh-CN"/>
        </w:rPr>
        <w:t>，</w:t>
      </w:r>
      <w:r w:rsidRPr="008D19BF">
        <w:rPr>
          <w:rFonts w:ascii="宋体" w:eastAsia="宋体" w:hAnsi="宋体" w:cs="Microsoft JhengHei" w:hint="eastAsia"/>
          <w:color w:val="000000"/>
          <w:lang w:eastAsia="zh-CN"/>
        </w:rPr>
        <w:t>套内阳台建筑面积三部分组</w:t>
      </w:r>
      <w:r w:rsidRPr="008D19BF">
        <w:rPr>
          <w:rFonts w:ascii="宋体" w:eastAsia="宋体" w:hAnsi="宋体" w:cs="Microsoft JhengHei" w:hint="eastAsia"/>
          <w:color w:val="000000"/>
          <w:spacing w:val="-1"/>
          <w:lang w:eastAsia="zh-CN"/>
        </w:rPr>
        <w:t>成</w:t>
      </w:r>
      <w:r w:rsidRPr="008D19BF">
        <w:rPr>
          <w:rFonts w:ascii="宋体" w:eastAsia="宋体" w:hAnsi="宋体" w:cs="Microsoft JhengHei" w:hint="eastAsia"/>
          <w:color w:val="000000"/>
          <w:lang w:eastAsia="zh-CN"/>
        </w:rPr>
        <w:t>。</w:t>
      </w:r>
      <w:r w:rsidRPr="008D19BF" w:rsidR="00DF220B">
        <w:rPr>
          <w:rFonts w:ascii="宋体" w:eastAsia="宋体" w:hAnsi="宋体" w:cs="Microsoft JhengHei" w:hint="eastAsia"/>
          <w:color w:val="000000"/>
          <w:lang w:eastAsia="zh-CN"/>
        </w:rPr>
        <w:t>（《房产测量规范》第一单元附录</w:t>
      </w:r>
      <w:r w:rsidRPr="008D19BF" w:rsidR="00DF220B">
        <w:rPr>
          <w:rFonts w:ascii="Times New Roman" w:eastAsia="宋体" w:hAnsi="Times New Roman"/>
          <w:color w:val="000000"/>
          <w:lang w:eastAsia="zh-CN"/>
        </w:rPr>
        <w:t>B</w:t>
      </w:r>
      <w:r w:rsidRPr="008D19BF" w:rsidR="00DF220B">
        <w:rPr>
          <w:rFonts w:ascii="宋体" w:eastAsia="宋体" w:hAnsi="宋体" w:cs="Microsoft JhengHei" w:hint="eastAsia"/>
          <w:color w:val="000000"/>
          <w:lang w:eastAsia="zh-CN"/>
        </w:rPr>
        <w:t>）</w:t>
      </w:r>
    </w:p>
    <w:p w:rsidR="00710CE6" w:rsidRPr="008D19BF" w:rsidP="00181278">
      <w:pPr>
        <w:pStyle w:val="BodyText"/>
        <w:spacing w:before="0" w:line="360" w:lineRule="auto"/>
        <w:ind w:left="0"/>
        <w:rPr>
          <w:rFonts w:ascii="宋体" w:eastAsia="宋体" w:hAnsi="宋体" w:cs="Microsoft JhengHei" w:hint="eastAsia"/>
          <w:b/>
          <w:color w:val="000000"/>
          <w:lang w:eastAsia="zh-CN"/>
        </w:rPr>
      </w:pPr>
      <w:r w:rsidRPr="008D19BF" w:rsidR="00116D61">
        <w:rPr>
          <w:rFonts w:ascii="宋体" w:eastAsia="宋体" w:hAnsi="宋体" w:cs="Arial"/>
          <w:b/>
          <w:color w:val="000000"/>
          <w:lang w:eastAsia="zh-CN"/>
        </w:rPr>
        <w:t>4.</w:t>
      </w:r>
      <w:r w:rsidRPr="008D19BF" w:rsidR="00116D61">
        <w:rPr>
          <w:rFonts w:ascii="宋体" w:eastAsia="宋体" w:hAnsi="宋体" w:cs="Microsoft JhengHei" w:hint="eastAsia"/>
          <w:b/>
          <w:color w:val="000000"/>
          <w:spacing w:val="3"/>
          <w:lang w:eastAsia="zh-CN"/>
        </w:rPr>
        <w:t>房屋的建筑面积：</w:t>
      </w:r>
      <w:r w:rsidRPr="008D19BF" w:rsidR="00116D61">
        <w:rPr>
          <w:rFonts w:ascii="宋体" w:eastAsia="宋体" w:hAnsi="宋体" w:cs="Microsoft JhengHei" w:hint="eastAsia"/>
          <w:color w:val="000000"/>
          <w:spacing w:val="3"/>
          <w:lang w:eastAsia="zh-CN"/>
        </w:rPr>
        <w:t>是指房屋外</w:t>
      </w:r>
      <w:r w:rsidRPr="008D19BF" w:rsidR="00116D61">
        <w:rPr>
          <w:rFonts w:ascii="宋体" w:eastAsia="宋体" w:hAnsi="宋体" w:cs="Microsoft JhengHei" w:hint="eastAsia"/>
          <w:color w:val="000000"/>
          <w:lang w:eastAsia="zh-CN"/>
        </w:rPr>
        <w:t>墙</w:t>
      </w:r>
      <w:r w:rsidRPr="008D19BF" w:rsidR="00116D61">
        <w:rPr>
          <w:rFonts w:ascii="宋体" w:eastAsia="宋体" w:hAnsi="宋体" w:cs="Microsoft JhengHei" w:hint="eastAsia"/>
          <w:color w:val="000000"/>
          <w:spacing w:val="-33"/>
          <w:lang w:eastAsia="zh-CN"/>
        </w:rPr>
        <w:t>（柱</w:t>
      </w:r>
      <w:r w:rsidRPr="008D19BF" w:rsidR="00116D61">
        <w:rPr>
          <w:rFonts w:ascii="宋体" w:eastAsia="宋体" w:hAnsi="宋体" w:cs="Microsoft JhengHei" w:hint="eastAsia"/>
          <w:color w:val="000000"/>
          <w:lang w:eastAsia="zh-CN"/>
        </w:rPr>
        <w:t>）</w:t>
      </w:r>
      <w:r w:rsidRPr="008D19BF" w:rsidR="00116D61">
        <w:rPr>
          <w:rFonts w:ascii="宋体" w:eastAsia="宋体" w:hAnsi="宋体" w:cs="Microsoft JhengHei" w:hint="eastAsia"/>
          <w:color w:val="000000"/>
          <w:spacing w:val="3"/>
          <w:lang w:eastAsia="zh-CN"/>
        </w:rPr>
        <w:t>勒脚以上各层的外围水平投影面积，</w:t>
      </w:r>
      <w:r w:rsidRPr="008D19BF" w:rsidR="00575D8E">
        <w:rPr>
          <w:rFonts w:ascii="宋体" w:eastAsia="宋体" w:hAnsi="宋体" w:cs="Microsoft JhengHei" w:hint="eastAsia"/>
          <w:color w:val="000000"/>
          <w:lang w:eastAsia="zh-CN"/>
        </w:rPr>
        <w:t>包括阳台、挑廊、地下室、室外楼梯等</w:t>
      </w:r>
      <w:r w:rsidR="00685F68">
        <w:rPr>
          <w:rFonts w:ascii="宋体" w:eastAsia="宋体" w:hAnsi="宋体" w:cs="Microsoft JhengHei" w:hint="eastAsia"/>
          <w:color w:val="000000"/>
          <w:lang w:eastAsia="zh-CN"/>
        </w:rPr>
        <w:t>，</w:t>
      </w:r>
      <w:r w:rsidRPr="008D19BF" w:rsidR="00270FBA">
        <w:rPr>
          <w:rFonts w:ascii="宋体" w:eastAsia="宋体" w:hAnsi="宋体" w:cs="Microsoft JhengHei" w:hint="eastAsia"/>
          <w:color w:val="000000"/>
          <w:lang w:eastAsia="zh-CN"/>
        </w:rPr>
        <w:t>且具备有上盖</w:t>
      </w:r>
      <w:r w:rsidR="00685F68">
        <w:rPr>
          <w:rFonts w:ascii="宋体" w:eastAsia="宋体" w:hAnsi="宋体" w:cs="Microsoft JhengHei" w:hint="eastAsia"/>
          <w:color w:val="000000"/>
          <w:lang w:eastAsia="zh-CN"/>
        </w:rPr>
        <w:t>，</w:t>
      </w:r>
      <w:r w:rsidRPr="008D19BF" w:rsidR="00270FBA">
        <w:rPr>
          <w:rFonts w:ascii="宋体" w:eastAsia="宋体" w:hAnsi="宋体" w:cs="Microsoft JhengHei" w:hint="eastAsia"/>
          <w:color w:val="000000"/>
          <w:lang w:eastAsia="zh-CN"/>
        </w:rPr>
        <w:t>结构牢固</w:t>
      </w:r>
      <w:r w:rsidR="00685F68">
        <w:rPr>
          <w:rFonts w:ascii="宋体" w:eastAsia="宋体" w:hAnsi="宋体" w:cs="Microsoft JhengHei" w:hint="eastAsia"/>
          <w:color w:val="000000"/>
          <w:lang w:eastAsia="zh-CN"/>
        </w:rPr>
        <w:t>，</w:t>
      </w:r>
      <w:r w:rsidRPr="008D19BF" w:rsidR="00116D61">
        <w:rPr>
          <w:rFonts w:ascii="宋体" w:eastAsia="宋体" w:hAnsi="宋体" w:cs="Microsoft JhengHei" w:hint="eastAsia"/>
          <w:color w:val="000000"/>
          <w:lang w:eastAsia="zh-CN"/>
        </w:rPr>
        <w:t>层高</w:t>
      </w:r>
      <w:r w:rsidRPr="008D19BF" w:rsidR="00116D61">
        <w:rPr>
          <w:rFonts w:ascii="Times New Roman" w:eastAsia="宋体" w:hAnsi="Times New Roman"/>
          <w:color w:val="000000"/>
          <w:lang w:eastAsia="zh-CN"/>
        </w:rPr>
        <w:t>2.20M</w:t>
      </w:r>
      <w:r w:rsidRPr="008D19BF" w:rsidR="00116D61">
        <w:rPr>
          <w:rFonts w:ascii="宋体" w:eastAsia="宋体" w:hAnsi="宋体" w:cs="Microsoft JhengHei" w:hint="eastAsia"/>
          <w:color w:val="000000"/>
          <w:lang w:eastAsia="zh-CN"/>
        </w:rPr>
        <w:t>以上（含</w:t>
      </w:r>
      <w:r w:rsidRPr="008D19BF" w:rsidR="00116D61">
        <w:rPr>
          <w:rFonts w:ascii="Times New Roman" w:eastAsia="宋体" w:hAnsi="Times New Roman"/>
          <w:color w:val="000000"/>
          <w:lang w:eastAsia="zh-CN"/>
        </w:rPr>
        <w:t>2.20M</w:t>
      </w:r>
      <w:r w:rsidRPr="008D19BF" w:rsidR="00116D61">
        <w:rPr>
          <w:rFonts w:ascii="宋体" w:eastAsia="宋体" w:hAnsi="宋体" w:cs="Microsoft JhengHei" w:hint="eastAsia"/>
          <w:color w:val="000000"/>
          <w:lang w:eastAsia="zh-CN"/>
        </w:rPr>
        <w:t>）的永久性建筑</w:t>
      </w:r>
      <w:r w:rsidRPr="008D19BF" w:rsidR="00116D61">
        <w:rPr>
          <w:rFonts w:ascii="宋体" w:eastAsia="宋体" w:hAnsi="宋体" w:cs="Microsoft JhengHei" w:hint="eastAsia"/>
          <w:color w:val="000000"/>
          <w:w w:val="95"/>
          <w:lang w:eastAsia="zh-CN"/>
        </w:rPr>
        <w:t>。</w:t>
      </w:r>
      <w:r w:rsidRPr="008D19BF" w:rsidR="00DF220B">
        <w:rPr>
          <w:rFonts w:ascii="宋体" w:eastAsia="宋体" w:hAnsi="宋体" w:cs="Microsoft JhengHei" w:hint="eastAsia"/>
          <w:color w:val="000000"/>
          <w:lang w:eastAsia="zh-CN"/>
        </w:rPr>
        <w:t>（《房产测量规范》第一单元</w:t>
      </w:r>
      <w:r w:rsidRPr="008D19BF" w:rsidR="00DF220B">
        <w:rPr>
          <w:rFonts w:ascii="Times New Roman" w:eastAsia="宋体" w:hAnsi="Times New Roman"/>
          <w:color w:val="000000"/>
          <w:lang w:eastAsia="zh-CN"/>
        </w:rPr>
        <w:t>8.1.2</w:t>
      </w:r>
      <w:r w:rsidRPr="008D19BF" w:rsidR="00DF220B">
        <w:rPr>
          <w:rFonts w:ascii="宋体" w:eastAsia="宋体" w:hAnsi="宋体" w:cs="Microsoft JhengHei" w:hint="eastAsia"/>
          <w:color w:val="000000"/>
          <w:lang w:eastAsia="zh-CN"/>
        </w:rPr>
        <w:t>）</w:t>
      </w:r>
    </w:p>
    <w:p w:rsidR="007620B3" w:rsidRPr="008D19BF" w:rsidP="00181278">
      <w:pPr>
        <w:pStyle w:val="BodyText"/>
        <w:spacing w:before="0" w:line="360" w:lineRule="auto"/>
        <w:ind w:left="0"/>
        <w:rPr>
          <w:rFonts w:ascii="宋体" w:eastAsia="宋体" w:hAnsi="宋体" w:cs="Microsoft JhengHei"/>
          <w:color w:val="000000"/>
          <w:lang w:eastAsia="zh-CN"/>
        </w:rPr>
      </w:pPr>
      <w:r w:rsidRPr="008D19BF" w:rsidR="00116D61">
        <w:rPr>
          <w:rFonts w:ascii="宋体" w:eastAsia="宋体" w:hAnsi="宋体" w:cs="Arial"/>
          <w:b/>
          <w:color w:val="000000"/>
          <w:w w:val="95"/>
          <w:lang w:eastAsia="zh-CN"/>
        </w:rPr>
        <w:t xml:space="preserve">5. </w:t>
      </w:r>
      <w:r w:rsidRPr="008D19BF" w:rsidR="00116D61">
        <w:rPr>
          <w:rFonts w:ascii="宋体" w:eastAsia="宋体" w:hAnsi="宋体" w:cs="Microsoft JhengHei" w:hint="eastAsia"/>
          <w:b/>
          <w:color w:val="000000"/>
          <w:spacing w:val="7"/>
          <w:lang w:eastAsia="zh-CN"/>
        </w:rPr>
        <w:t>不可抗力：</w:t>
      </w:r>
      <w:r w:rsidRPr="008D19BF" w:rsidR="00116D61">
        <w:rPr>
          <w:rFonts w:ascii="宋体" w:eastAsia="宋体" w:hAnsi="宋体" w:cs="Microsoft JhengHei" w:hint="eastAsia"/>
          <w:color w:val="000000"/>
          <w:spacing w:val="7"/>
          <w:lang w:eastAsia="zh-CN"/>
        </w:rPr>
        <w:t>是指不能预见、不能避免并不能克服的客观情况。</w:t>
      </w:r>
      <w:r w:rsidRPr="008D19BF">
        <w:rPr>
          <w:rFonts w:ascii="宋体" w:eastAsia="宋体" w:hAnsi="宋体" w:cs="Microsoft JhengHei" w:hint="eastAsia"/>
          <w:color w:val="000000"/>
          <w:lang w:eastAsia="zh-CN"/>
        </w:rPr>
        <w:t>（《民法通则》第一百五十三条）</w:t>
      </w:r>
    </w:p>
    <w:p w:rsidR="00116D61" w:rsidRPr="008D19BF" w:rsidP="00181278">
      <w:pPr>
        <w:pStyle w:val="BodyText"/>
        <w:spacing w:before="0" w:line="360" w:lineRule="auto"/>
        <w:ind w:left="0"/>
        <w:rPr>
          <w:rFonts w:ascii="宋体" w:eastAsia="宋体" w:hAnsi="宋体" w:cs="Microsoft JhengHei"/>
          <w:color w:val="000000"/>
          <w:lang w:eastAsia="zh-CN"/>
        </w:rPr>
      </w:pPr>
      <w:r w:rsidRPr="008D19BF">
        <w:rPr>
          <w:rFonts w:ascii="宋体" w:eastAsia="宋体" w:hAnsi="宋体" w:cs="Arial"/>
          <w:b/>
          <w:color w:val="000000"/>
          <w:lang w:eastAsia="zh-CN"/>
        </w:rPr>
        <w:t>6.</w:t>
      </w:r>
      <w:r w:rsidRPr="008D19BF">
        <w:rPr>
          <w:rFonts w:ascii="宋体" w:eastAsia="宋体" w:hAnsi="宋体" w:cs="Microsoft JhengHei" w:hint="eastAsia"/>
          <w:b/>
          <w:color w:val="000000"/>
          <w:spacing w:val="3"/>
          <w:lang w:eastAsia="zh-CN"/>
        </w:rPr>
        <w:t>民用建筑节能：</w:t>
      </w:r>
      <w:r w:rsidRPr="008D19BF">
        <w:rPr>
          <w:rFonts w:ascii="宋体" w:eastAsia="宋体" w:hAnsi="宋体" w:cs="Microsoft JhengHei" w:hint="eastAsia"/>
          <w:color w:val="000000"/>
          <w:spacing w:val="3"/>
          <w:lang w:eastAsia="zh-CN"/>
        </w:rPr>
        <w:t>是指在保证民用建筑使用功能和室内热环境质量的前提下</w:t>
      </w:r>
      <w:r w:rsidR="00685F68">
        <w:rPr>
          <w:rFonts w:ascii="宋体" w:eastAsia="宋体" w:hAnsi="宋体" w:cs="Microsoft JhengHei" w:hint="eastAsia"/>
          <w:color w:val="000000"/>
          <w:spacing w:val="3"/>
          <w:lang w:eastAsia="zh-CN"/>
        </w:rPr>
        <w:t>，</w:t>
      </w:r>
      <w:r w:rsidRPr="008D19BF">
        <w:rPr>
          <w:rFonts w:ascii="宋体" w:eastAsia="宋体" w:hAnsi="宋体" w:cs="Microsoft JhengHei" w:hint="eastAsia"/>
          <w:color w:val="000000"/>
          <w:lang w:eastAsia="zh-CN"/>
        </w:rPr>
        <w:t>降</w:t>
      </w:r>
      <w:r w:rsidRPr="008D19BF">
        <w:rPr>
          <w:rFonts w:ascii="宋体" w:eastAsia="宋体" w:hAnsi="宋体" w:cs="Microsoft JhengHei" w:hint="eastAsia"/>
          <w:color w:val="000000"/>
          <w:spacing w:val="12"/>
          <w:lang w:eastAsia="zh-CN"/>
        </w:rPr>
        <w:t>低其使用过程中能源消耗的活动。民用建筑是指居住建筑、国家机关办公建筑和</w:t>
      </w:r>
      <w:r w:rsidRPr="008D19BF">
        <w:rPr>
          <w:rFonts w:ascii="宋体" w:eastAsia="宋体" w:hAnsi="宋体" w:cs="Microsoft JhengHei" w:hint="eastAsia"/>
          <w:color w:val="000000"/>
          <w:lang w:eastAsia="zh-CN"/>
        </w:rPr>
        <w:t>商业、服务业、教育、卫生等其他公共建</w:t>
      </w:r>
      <w:r w:rsidRPr="008D19BF">
        <w:rPr>
          <w:rFonts w:ascii="宋体" w:eastAsia="宋体" w:hAnsi="宋体" w:cs="Microsoft JhengHei" w:hint="eastAsia"/>
          <w:color w:val="000000"/>
          <w:spacing w:val="-1"/>
          <w:lang w:eastAsia="zh-CN"/>
        </w:rPr>
        <w:t>筑</w:t>
      </w:r>
      <w:r w:rsidRPr="008D19BF">
        <w:rPr>
          <w:rFonts w:ascii="宋体" w:eastAsia="宋体" w:hAnsi="宋体" w:cs="Microsoft JhengHei" w:hint="eastAsia"/>
          <w:color w:val="000000"/>
          <w:lang w:eastAsia="zh-CN"/>
        </w:rPr>
        <w:t>。</w:t>
      </w:r>
      <w:r w:rsidRPr="008D19BF" w:rsidR="009365A5">
        <w:rPr>
          <w:rFonts w:ascii="宋体" w:eastAsia="宋体" w:hAnsi="宋体" w:cs="Microsoft JhengHei" w:hint="eastAsia"/>
          <w:color w:val="000000"/>
          <w:lang w:eastAsia="zh-CN"/>
        </w:rPr>
        <w:t>（《民用建筑节能条例》第二条）</w:t>
      </w:r>
    </w:p>
    <w:p w:rsidR="00116D61" w:rsidRPr="008D19BF" w:rsidP="00181278">
      <w:pPr>
        <w:pStyle w:val="BodyText"/>
        <w:spacing w:before="0" w:line="360" w:lineRule="auto"/>
        <w:ind w:left="0"/>
        <w:rPr>
          <w:rFonts w:ascii="宋体" w:eastAsia="宋体" w:hAnsi="宋体" w:cs="Microsoft JhengHei"/>
          <w:b/>
          <w:color w:val="000000"/>
          <w:lang w:eastAsia="zh-CN"/>
        </w:rPr>
      </w:pPr>
      <w:r w:rsidRPr="008D19BF">
        <w:rPr>
          <w:rFonts w:ascii="宋体" w:eastAsia="宋体" w:hAnsi="宋体" w:cs="Arial"/>
          <w:b/>
          <w:color w:val="000000"/>
          <w:lang w:eastAsia="zh-CN"/>
        </w:rPr>
        <w:t>7.</w:t>
      </w:r>
      <w:r w:rsidRPr="008D19BF" w:rsidR="00480F97">
        <w:rPr>
          <w:rFonts w:ascii="宋体" w:eastAsia="宋体" w:hAnsi="宋体" w:cs="Microsoft JhengHei" w:hint="eastAsia"/>
          <w:b/>
          <w:color w:val="000000"/>
          <w:spacing w:val="3"/>
          <w:lang w:eastAsia="zh-CN"/>
        </w:rPr>
        <w:t>不动产登记:</w:t>
      </w:r>
      <w:r w:rsidRPr="008D19BF" w:rsidR="00480F97">
        <w:rPr>
          <w:rFonts w:ascii="宋体" w:eastAsia="宋体" w:hAnsi="宋体" w:cs="Microsoft JhengHei" w:hint="eastAsia"/>
          <w:color w:val="000000"/>
          <w:spacing w:val="3"/>
          <w:lang w:eastAsia="zh-CN"/>
        </w:rPr>
        <w:t>是指不动产登记机构依法将不动产权利归属和其他法定事项记载于不动产登记簿的行为。（《不动产登记暂行条例》第二条）</w:t>
      </w:r>
    </w:p>
    <w:p w:rsidR="00116D61" w:rsidRPr="008D19BF" w:rsidP="00181278">
      <w:pPr>
        <w:pStyle w:val="BodyText"/>
        <w:spacing w:before="0" w:line="360" w:lineRule="auto"/>
        <w:ind w:left="0"/>
        <w:rPr>
          <w:rFonts w:ascii="宋体" w:eastAsia="宋体" w:hAnsi="宋体" w:cs="Microsoft JhengHei"/>
          <w:color w:val="000000"/>
          <w:spacing w:val="3"/>
          <w:lang w:eastAsia="zh-CN"/>
        </w:rPr>
      </w:pPr>
      <w:r w:rsidRPr="008D19BF">
        <w:rPr>
          <w:rFonts w:ascii="宋体" w:eastAsia="宋体" w:hAnsi="宋体" w:cs="Microsoft JhengHei"/>
          <w:b/>
          <w:color w:val="000000"/>
          <w:spacing w:val="3"/>
          <w:lang w:eastAsia="zh-CN"/>
        </w:rPr>
        <w:t>8.</w:t>
      </w:r>
      <w:r w:rsidRPr="008D19BF" w:rsidR="00480F97">
        <w:rPr>
          <w:rFonts w:ascii="宋体" w:eastAsia="宋体" w:hAnsi="宋体" w:cs="Microsoft JhengHei" w:hint="eastAsia"/>
          <w:b/>
          <w:color w:val="000000"/>
          <w:spacing w:val="3"/>
          <w:lang w:eastAsia="zh-CN"/>
        </w:rPr>
        <w:t>不动产转移登记(商品房)：</w:t>
      </w:r>
      <w:r w:rsidRPr="008D19BF" w:rsidR="00480F97">
        <w:rPr>
          <w:rFonts w:ascii="宋体" w:eastAsia="宋体" w:hAnsi="宋体" w:cs="Microsoft JhengHei" w:hint="eastAsia"/>
          <w:color w:val="000000"/>
          <w:spacing w:val="3"/>
          <w:lang w:eastAsia="zh-CN"/>
        </w:rPr>
        <w:t>是指商品房所有权和其范围内国有建设用地使用权从出卖人转移至买受人所办理的登记类型</w:t>
      </w:r>
      <w:r w:rsidRPr="008D19BF">
        <w:rPr>
          <w:rFonts w:ascii="宋体" w:eastAsia="宋体" w:hAnsi="宋体" w:cs="Microsoft JhengHei" w:hint="eastAsia"/>
          <w:color w:val="000000"/>
          <w:spacing w:val="3"/>
          <w:lang w:eastAsia="zh-CN"/>
        </w:rPr>
        <w:t>。</w:t>
      </w:r>
      <w:bookmarkStart w:id="0" w:name="_GoBack"/>
      <w:bookmarkEnd w:id="0"/>
    </w:p>
    <w:p w:rsidR="00116D61" w:rsidRPr="008D19BF" w:rsidP="00181278">
      <w:pPr>
        <w:pStyle w:val="BodyText"/>
        <w:spacing w:before="0" w:line="360" w:lineRule="auto"/>
        <w:ind w:left="0"/>
        <w:rPr>
          <w:rFonts w:ascii="宋体" w:eastAsia="宋体" w:hAnsi="宋体" w:cs="Microsoft JhengHei"/>
          <w:color w:val="000000"/>
          <w:lang w:eastAsia="zh-CN"/>
        </w:rPr>
      </w:pPr>
      <w:r w:rsidRPr="008D19BF">
        <w:rPr>
          <w:rFonts w:ascii="宋体" w:eastAsia="宋体" w:hAnsi="宋体" w:cs="Arial"/>
          <w:b/>
          <w:color w:val="000000"/>
          <w:lang w:eastAsia="zh-CN"/>
        </w:rPr>
        <w:t>9.</w:t>
      </w:r>
      <w:r w:rsidRPr="008D19BF" w:rsidR="00480F97">
        <w:rPr>
          <w:rFonts w:ascii="宋体" w:eastAsia="宋体" w:hAnsi="宋体" w:cs="Microsoft JhengHei" w:hint="eastAsia"/>
          <w:b/>
          <w:color w:val="000000"/>
          <w:spacing w:val="3"/>
          <w:lang w:eastAsia="zh-CN"/>
        </w:rPr>
        <w:t>不动产登记机构：</w:t>
      </w:r>
      <w:r w:rsidRPr="008D19BF" w:rsidR="00480F97">
        <w:rPr>
          <w:rFonts w:ascii="宋体" w:eastAsia="宋体" w:hAnsi="宋体" w:cs="Microsoft JhengHei" w:hint="eastAsia"/>
          <w:color w:val="000000"/>
          <w:spacing w:val="3"/>
          <w:lang w:eastAsia="zh-CN"/>
        </w:rPr>
        <w:t>国务院国土资源主管部门负责指导、监督全国不动产登记工作。县级以上地方人民政府应当确定一个部门为本行政区域的不动产登记机构，负责不动产登记工作，并接受上级人民政府不动产登记主管部门的指导、监督。（《不动产登记暂行条例》第六条）</w:t>
      </w:r>
    </w:p>
    <w:p w:rsidR="00116D61" w:rsidRPr="008D19BF" w:rsidP="00181278">
      <w:pPr>
        <w:pStyle w:val="BodyText"/>
        <w:spacing w:before="0" w:line="360" w:lineRule="auto"/>
        <w:ind w:left="0"/>
        <w:rPr>
          <w:rFonts w:ascii="宋体" w:eastAsia="宋体" w:hAnsi="宋体" w:cs="Microsoft JhengHei"/>
          <w:color w:val="000000"/>
          <w:lang w:eastAsia="zh-CN"/>
        </w:rPr>
      </w:pPr>
      <w:r w:rsidRPr="008D19BF">
        <w:rPr>
          <w:rFonts w:ascii="宋体" w:eastAsia="宋体" w:hAnsi="宋体" w:cs="Arial"/>
          <w:b/>
          <w:color w:val="000000"/>
          <w:lang w:eastAsia="zh-CN"/>
        </w:rPr>
        <w:t>10.</w:t>
      </w:r>
      <w:r w:rsidRPr="008D19BF">
        <w:rPr>
          <w:rFonts w:ascii="宋体" w:eastAsia="宋体" w:hAnsi="宋体" w:cs="Microsoft JhengHei" w:hint="eastAsia"/>
          <w:b/>
          <w:color w:val="000000"/>
          <w:lang w:eastAsia="zh-CN"/>
        </w:rPr>
        <w:t>分割拆零销售：</w:t>
      </w:r>
      <w:r w:rsidRPr="008D19BF">
        <w:rPr>
          <w:rFonts w:ascii="宋体" w:eastAsia="宋体" w:hAnsi="宋体" w:cs="Microsoft JhengHei" w:hint="eastAsia"/>
          <w:color w:val="000000"/>
          <w:lang w:eastAsia="zh-CN"/>
        </w:rPr>
        <w:t>是指房地产开发企业</w:t>
      </w:r>
      <w:r w:rsidRPr="008D19BF" w:rsidR="009335B7">
        <w:rPr>
          <w:rFonts w:ascii="宋体" w:eastAsia="宋体" w:hAnsi="宋体" w:cs="Microsoft JhengHei" w:hint="eastAsia"/>
          <w:color w:val="000000"/>
          <w:lang w:eastAsia="zh-CN"/>
        </w:rPr>
        <w:t>以</w:t>
      </w:r>
      <w:r w:rsidRPr="008D19BF">
        <w:rPr>
          <w:rFonts w:ascii="宋体" w:eastAsia="宋体" w:hAnsi="宋体" w:cs="Microsoft JhengHei" w:hint="eastAsia"/>
          <w:color w:val="000000"/>
          <w:lang w:eastAsia="zh-CN"/>
        </w:rPr>
        <w:t>将成套的商品住宅分割为数部分分别出售给买受人的</w:t>
      </w:r>
      <w:r w:rsidRPr="008D19BF" w:rsidR="009335B7">
        <w:rPr>
          <w:rFonts w:ascii="宋体" w:eastAsia="宋体" w:hAnsi="宋体" w:cs="Microsoft JhengHei" w:hint="eastAsia"/>
          <w:color w:val="000000"/>
          <w:lang w:eastAsia="zh-CN"/>
        </w:rPr>
        <w:t>方式</w:t>
      </w:r>
      <w:r w:rsidRPr="008D19BF">
        <w:rPr>
          <w:rFonts w:ascii="宋体" w:eastAsia="宋体" w:hAnsi="宋体" w:cs="Microsoft JhengHei" w:hint="eastAsia"/>
          <w:color w:val="000000"/>
          <w:lang w:eastAsia="zh-CN"/>
        </w:rPr>
        <w:t>销售</w:t>
      </w:r>
      <w:r w:rsidRPr="008D19BF" w:rsidR="009335B7">
        <w:rPr>
          <w:rFonts w:ascii="宋体" w:eastAsia="宋体" w:hAnsi="宋体" w:cs="Microsoft JhengHei" w:hint="eastAsia"/>
          <w:color w:val="000000"/>
          <w:lang w:eastAsia="zh-CN"/>
        </w:rPr>
        <w:t>商品住宅的行为</w:t>
      </w:r>
      <w:r w:rsidRPr="008D19BF">
        <w:rPr>
          <w:rFonts w:ascii="宋体" w:eastAsia="宋体" w:hAnsi="宋体" w:cs="Microsoft JhengHei" w:hint="eastAsia"/>
          <w:color w:val="000000"/>
          <w:lang w:eastAsia="zh-CN"/>
        </w:rPr>
        <w:t>。</w:t>
      </w:r>
      <w:r w:rsidRPr="008D19BF" w:rsidR="009335B7">
        <w:rPr>
          <w:rFonts w:ascii="宋体" w:eastAsia="宋体" w:hAnsi="宋体" w:cs="Microsoft JhengHei" w:hint="eastAsia"/>
          <w:color w:val="000000"/>
          <w:lang w:eastAsia="zh-CN"/>
        </w:rPr>
        <w:t>（《商品房销售管理办法》第四十五条）</w:t>
      </w:r>
    </w:p>
    <w:p w:rsidR="00116D61" w:rsidRPr="008D19BF" w:rsidP="00181278">
      <w:pPr>
        <w:pStyle w:val="BodyText"/>
        <w:spacing w:before="0" w:line="360" w:lineRule="auto"/>
        <w:ind w:left="0"/>
        <w:rPr>
          <w:rFonts w:ascii="宋体" w:eastAsia="宋体" w:hAnsi="宋体" w:cs="Microsoft JhengHei"/>
          <w:color w:val="000000"/>
          <w:lang w:eastAsia="zh-CN"/>
        </w:rPr>
      </w:pPr>
      <w:r w:rsidRPr="008D19BF">
        <w:rPr>
          <w:rFonts w:ascii="宋体" w:eastAsia="宋体" w:hAnsi="宋体" w:cs="Arial"/>
          <w:b/>
          <w:color w:val="000000"/>
          <w:lang w:eastAsia="zh-CN"/>
        </w:rPr>
        <w:t>11.</w:t>
      </w:r>
      <w:r w:rsidRPr="008D19BF">
        <w:rPr>
          <w:rFonts w:ascii="宋体" w:eastAsia="宋体" w:hAnsi="宋体" w:cs="Microsoft JhengHei" w:hint="eastAsia"/>
          <w:b/>
          <w:color w:val="000000"/>
          <w:lang w:eastAsia="zh-CN"/>
        </w:rPr>
        <w:t>返本销售：</w:t>
      </w:r>
      <w:r w:rsidRPr="008D19BF">
        <w:rPr>
          <w:rFonts w:ascii="宋体" w:eastAsia="宋体" w:hAnsi="宋体" w:cs="Microsoft JhengHei" w:hint="eastAsia"/>
          <w:color w:val="000000"/>
          <w:lang w:eastAsia="zh-CN"/>
        </w:rPr>
        <w:t>是指房地产开发企业以定期向买受人返还购房款的方式销售商品房的行</w:t>
      </w:r>
      <w:r w:rsidRPr="008D19BF">
        <w:rPr>
          <w:rFonts w:ascii="宋体" w:eastAsia="宋体" w:hAnsi="宋体" w:cs="Microsoft JhengHei" w:hint="eastAsia"/>
          <w:color w:val="000000"/>
          <w:spacing w:val="-1"/>
          <w:lang w:eastAsia="zh-CN"/>
        </w:rPr>
        <w:t>为</w:t>
      </w:r>
      <w:r w:rsidRPr="008D19BF">
        <w:rPr>
          <w:rFonts w:ascii="宋体" w:eastAsia="宋体" w:hAnsi="宋体" w:cs="Microsoft JhengHei" w:hint="eastAsia"/>
          <w:color w:val="000000"/>
          <w:lang w:eastAsia="zh-CN"/>
        </w:rPr>
        <w:t>。</w:t>
      </w:r>
      <w:r w:rsidRPr="008D19BF" w:rsidR="0066718E">
        <w:rPr>
          <w:rFonts w:ascii="宋体" w:eastAsia="宋体" w:hAnsi="宋体" w:cs="Microsoft JhengHei" w:hint="eastAsia"/>
          <w:color w:val="000000"/>
          <w:lang w:eastAsia="zh-CN"/>
        </w:rPr>
        <w:t>（《商品房销售管理办法》第四十五条）</w:t>
      </w:r>
    </w:p>
    <w:p w:rsidR="0025676E" w:rsidRPr="008D19BF" w:rsidP="00181278">
      <w:pPr>
        <w:widowControl/>
        <w:spacing w:line="360" w:lineRule="auto"/>
        <w:jc w:val="left"/>
        <w:rPr>
          <w:rFonts w:ascii="宋体" w:hAnsi="宋体" w:cs="Microsoft JhengHei"/>
          <w:color w:val="000000"/>
          <w:sz w:val="24"/>
        </w:rPr>
        <w:sectPr w:rsidSect="00B044BE">
          <w:headerReference w:type="default" r:id="rId5"/>
          <w:pgSz w:w="11906" w:h="16838"/>
          <w:pgMar w:top="1418" w:right="1474" w:bottom="1134" w:left="1474" w:header="851" w:footer="992" w:gutter="0"/>
          <w:pgNumType w:fmt="numberInDash"/>
          <w:cols w:space="425"/>
          <w:titlePg w:val="0"/>
          <w:docGrid w:type="lines" w:linePitch="312"/>
        </w:sectPr>
      </w:pPr>
      <w:r w:rsidRPr="008D19BF" w:rsidR="00116D61">
        <w:rPr>
          <w:rFonts w:ascii="宋体" w:hAnsi="宋体" w:cs="Microsoft JhengHei"/>
          <w:b/>
          <w:color w:val="000000"/>
          <w:kern w:val="0"/>
          <w:sz w:val="24"/>
        </w:rPr>
        <w:t>12.</w:t>
      </w:r>
      <w:r w:rsidRPr="008D19BF" w:rsidR="00116D61">
        <w:rPr>
          <w:rFonts w:ascii="宋体" w:hAnsi="宋体" w:cs="Microsoft JhengHei" w:hint="eastAsia"/>
          <w:b/>
          <w:color w:val="000000"/>
          <w:kern w:val="0"/>
          <w:sz w:val="24"/>
        </w:rPr>
        <w:t>售后包租：</w:t>
      </w:r>
      <w:r w:rsidRPr="008D19BF" w:rsidR="00116D61">
        <w:rPr>
          <w:rFonts w:ascii="宋体" w:hAnsi="宋体" w:cs="Microsoft JhengHei" w:hint="eastAsia"/>
          <w:color w:val="000000"/>
          <w:kern w:val="0"/>
          <w:sz w:val="24"/>
        </w:rPr>
        <w:t>是指房地产开发企业以在一定期限内承租或者代为出租买受人所购该企业商品房的方式销售商品房的行为</w:t>
      </w:r>
      <w:r w:rsidRPr="008D19BF" w:rsidR="00572BA2">
        <w:rPr>
          <w:rFonts w:ascii="宋体" w:hAnsi="宋体" w:cs="Microsoft JhengHei" w:hint="eastAsia"/>
          <w:color w:val="000000"/>
          <w:sz w:val="24"/>
        </w:rPr>
        <w:t>。</w:t>
      </w:r>
      <w:r w:rsidRPr="008D19BF" w:rsidR="00A36868">
        <w:rPr>
          <w:rFonts w:ascii="宋体" w:hAnsi="宋体" w:cs="Microsoft JhengHei" w:hint="eastAsia"/>
          <w:color w:val="000000"/>
          <w:sz w:val="24"/>
        </w:rPr>
        <w:t>（《商品房销售管理办法》第四十五条）</w:t>
      </w:r>
    </w:p>
    <w:p w:rsidR="00116D61" w:rsidRPr="008D19BF" w:rsidP="00116D61">
      <w:pPr>
        <w:widowControl/>
        <w:spacing w:line="600" w:lineRule="exact"/>
        <w:jc w:val="center"/>
        <w:rPr>
          <w:rFonts w:ascii="黑体" w:eastAsia="黑体" w:hAnsi="黑体" w:cs="宋体" w:hint="eastAsia"/>
          <w:color w:val="000000"/>
          <w:kern w:val="0"/>
          <w:sz w:val="36"/>
          <w:szCs w:val="36"/>
        </w:rPr>
      </w:pPr>
      <w:r w:rsidRPr="008D19BF">
        <w:rPr>
          <w:rFonts w:ascii="黑体" w:eastAsia="黑体" w:hAnsi="黑体" w:cs="宋体" w:hint="eastAsia"/>
          <w:bCs/>
          <w:color w:val="000000"/>
          <w:kern w:val="0"/>
          <w:sz w:val="36"/>
          <w:szCs w:val="36"/>
        </w:rPr>
        <w:t>商品房买卖合同</w:t>
      </w:r>
    </w:p>
    <w:p w:rsidR="00116D61" w:rsidRPr="008D19BF" w:rsidP="00116D61">
      <w:pPr>
        <w:widowControl/>
        <w:spacing w:line="700" w:lineRule="exact"/>
        <w:jc w:val="center"/>
        <w:rPr>
          <w:rFonts w:ascii="宋体" w:hAnsi="宋体" w:cs="宋体" w:hint="eastAsia"/>
          <w:bCs/>
          <w:color w:val="000000"/>
          <w:kern w:val="0"/>
          <w:sz w:val="32"/>
          <w:szCs w:val="32"/>
        </w:rPr>
      </w:pPr>
      <w:r w:rsidRPr="008D19BF">
        <w:rPr>
          <w:rFonts w:ascii="宋体" w:hAnsi="宋体" w:cs="宋体"/>
          <w:bCs/>
          <w:color w:val="000000"/>
          <w:kern w:val="0"/>
          <w:sz w:val="32"/>
          <w:szCs w:val="32"/>
        </w:rPr>
        <w:t>(预 售)</w:t>
      </w:r>
    </w:p>
    <w:p w:rsidR="00116D61" w:rsidRPr="008D19BF" w:rsidP="008C6561">
      <w:pPr>
        <w:widowControl/>
        <w:spacing w:line="600" w:lineRule="exact"/>
        <w:jc w:val="center"/>
        <w:rPr>
          <w:rFonts w:ascii="宋体" w:hAnsi="宋体" w:cs="宋体" w:hint="eastAsia"/>
          <w:color w:val="000000"/>
          <w:kern w:val="0"/>
          <w:sz w:val="24"/>
        </w:rPr>
      </w:pPr>
    </w:p>
    <w:p w:rsidR="00477CAA" w:rsidRPr="008D19BF" w:rsidP="00477CAA">
      <w:pPr>
        <w:widowControl/>
        <w:spacing w:line="480" w:lineRule="auto"/>
        <w:ind w:firstLine="480"/>
        <w:jc w:val="left"/>
        <w:rPr>
          <w:rFonts w:ascii="宋体" w:hAnsi="宋体" w:cs="宋体" w:hint="eastAsia"/>
          <w:color w:val="000000"/>
          <w:kern w:val="0"/>
          <w:sz w:val="24"/>
        </w:rPr>
      </w:pPr>
      <w:r w:rsidRPr="008D19BF" w:rsidR="00116D61">
        <w:rPr>
          <w:rFonts w:ascii="宋体" w:hAnsi="宋体" w:cs="宋体"/>
          <w:color w:val="000000"/>
          <w:kern w:val="0"/>
          <w:sz w:val="24"/>
        </w:rPr>
        <w:t>出卖人向买受人出售其开发建设的房屋，双方</w:t>
      </w:r>
      <w:r w:rsidRPr="008D19BF" w:rsidR="00835496">
        <w:rPr>
          <w:rFonts w:ascii="宋体" w:hAnsi="宋体" w:cs="宋体" w:hint="eastAsia"/>
          <w:color w:val="000000"/>
          <w:kern w:val="0"/>
          <w:sz w:val="24"/>
        </w:rPr>
        <w:t>当事人</w:t>
      </w:r>
      <w:r w:rsidRPr="008D19BF" w:rsidR="00116D61">
        <w:rPr>
          <w:rFonts w:ascii="宋体" w:hAnsi="宋体" w:cs="宋体"/>
          <w:color w:val="000000"/>
          <w:kern w:val="0"/>
          <w:sz w:val="24"/>
        </w:rPr>
        <w:t>应当在自愿、平等、公平及诚实信用的基础上，根据《中华人民共和国合同法》、《中华人民共和国</w:t>
      </w:r>
      <w:r w:rsidRPr="008D19BF" w:rsidR="00835496">
        <w:rPr>
          <w:rFonts w:ascii="宋体" w:hAnsi="宋体" w:cs="宋体" w:hint="eastAsia"/>
          <w:color w:val="000000"/>
          <w:kern w:val="0"/>
          <w:sz w:val="24"/>
        </w:rPr>
        <w:t>物权法</w:t>
      </w:r>
      <w:r w:rsidRPr="008D19BF" w:rsidR="00116D61">
        <w:rPr>
          <w:rFonts w:ascii="宋体" w:hAnsi="宋体" w:cs="宋体"/>
          <w:color w:val="000000"/>
          <w:kern w:val="0"/>
          <w:sz w:val="24"/>
        </w:rPr>
        <w:t>》、《</w:t>
      </w:r>
      <w:r w:rsidRPr="008D19BF" w:rsidR="00480F97">
        <w:rPr>
          <w:rFonts w:ascii="宋体" w:hAnsi="宋体" w:cs="宋体"/>
          <w:color w:val="000000"/>
          <w:kern w:val="0"/>
          <w:sz w:val="24"/>
        </w:rPr>
        <w:t>中华人民共和国城市房地产管理法》、《不动产登记暂行条例》</w:t>
      </w:r>
      <w:r w:rsidRPr="008D19BF" w:rsidR="00116D61">
        <w:rPr>
          <w:rFonts w:ascii="宋体" w:hAnsi="宋体" w:cs="宋体"/>
          <w:color w:val="000000"/>
          <w:kern w:val="0"/>
          <w:sz w:val="24"/>
        </w:rPr>
        <w:t>等法律、法规的规定，就</w:t>
      </w:r>
      <w:r w:rsidRPr="008D19BF" w:rsidR="00835496">
        <w:rPr>
          <w:rFonts w:ascii="宋体" w:hAnsi="宋体" w:cs="宋体" w:hint="eastAsia"/>
          <w:color w:val="000000"/>
          <w:kern w:val="0"/>
          <w:sz w:val="24"/>
        </w:rPr>
        <w:t>商品房买卖</w:t>
      </w:r>
      <w:r w:rsidRPr="008D19BF" w:rsidR="00116D61">
        <w:rPr>
          <w:rFonts w:ascii="宋体" w:hAnsi="宋体" w:cs="宋体"/>
          <w:color w:val="000000"/>
          <w:kern w:val="0"/>
          <w:sz w:val="24"/>
        </w:rPr>
        <w:t>相关内容协商达成一致意见，签订本商品房买卖合同。</w:t>
      </w:r>
    </w:p>
    <w:p w:rsidR="00116D61" w:rsidRPr="008D19BF" w:rsidP="00477CAA">
      <w:pPr>
        <w:widowControl/>
        <w:spacing w:line="480" w:lineRule="auto"/>
        <w:ind w:firstLine="420" w:firstLineChars="150"/>
        <w:jc w:val="left"/>
        <w:rPr>
          <w:rFonts w:ascii="宋体" w:hAnsi="宋体" w:cs="宋体" w:hint="eastAsia"/>
          <w:b/>
          <w:color w:val="000000"/>
          <w:kern w:val="0"/>
          <w:sz w:val="24"/>
        </w:rPr>
      </w:pPr>
      <w:r w:rsidRPr="008D19BF">
        <w:rPr>
          <w:rFonts w:ascii="黑体" w:eastAsia="黑体" w:hAnsi="宋体" w:cs="宋体" w:hint="eastAsia"/>
          <w:bCs/>
          <w:color w:val="000000"/>
          <w:kern w:val="0"/>
          <w:sz w:val="28"/>
          <w:szCs w:val="28"/>
        </w:rPr>
        <w:t>第一章</w:t>
      </w:r>
      <w:r w:rsidRPr="008D19BF" w:rsidR="00D955F9">
        <w:rPr>
          <w:rFonts w:ascii="黑体" w:eastAsia="黑体" w:hAnsi="宋体" w:cs="宋体" w:hint="eastAsia"/>
          <w:bCs/>
          <w:color w:val="000000"/>
          <w:kern w:val="0"/>
          <w:sz w:val="28"/>
          <w:szCs w:val="28"/>
        </w:rPr>
        <w:t xml:space="preserve">  </w:t>
      </w:r>
      <w:r w:rsidRPr="008D19BF">
        <w:rPr>
          <w:rFonts w:ascii="宋体" w:hAnsi="宋体" w:cs="宋体" w:hint="eastAsia"/>
          <w:b/>
          <w:bCs/>
          <w:color w:val="000000"/>
          <w:kern w:val="0"/>
          <w:sz w:val="28"/>
          <w:szCs w:val="28"/>
        </w:rPr>
        <w:t>合同当事人</w:t>
      </w:r>
    </w:p>
    <w:p w:rsidR="00116D61" w:rsidRPr="008D19BF" w:rsidP="00DC5EEA">
      <w:pPr>
        <w:widowControl/>
        <w:spacing w:line="480" w:lineRule="auto"/>
        <w:jc w:val="left"/>
        <w:rPr>
          <w:rFonts w:ascii="宋体" w:hAnsi="宋体" w:cs="宋体" w:hint="eastAsia"/>
          <w:color w:val="000000"/>
          <w:kern w:val="0"/>
          <w:sz w:val="24"/>
        </w:rPr>
      </w:pPr>
      <w:r w:rsidRPr="008D19BF">
        <w:rPr>
          <w:rFonts w:ascii="宋体" w:hAnsi="宋体" w:cs="宋体"/>
          <w:color w:val="000000"/>
          <w:kern w:val="0"/>
          <w:sz w:val="24"/>
        </w:rPr>
        <w:t>　　</w:t>
      </w:r>
      <w:r w:rsidRPr="008D19BF">
        <w:rPr>
          <w:rFonts w:ascii="宋体" w:hAnsi="宋体" w:cs="宋体"/>
          <w:b/>
          <w:color w:val="000000"/>
          <w:kern w:val="0"/>
          <w:sz w:val="24"/>
        </w:rPr>
        <w:t>出卖人</w:t>
      </w:r>
      <w:r w:rsidRPr="008D19BF">
        <w:rPr>
          <w:rFonts w:ascii="宋体" w:hAnsi="宋体" w:cs="宋体"/>
          <w:color w:val="000000"/>
          <w:kern w:val="0"/>
          <w:sz w:val="24"/>
        </w:rPr>
        <w:t>：</w:t>
      </w:r>
      <w:r w:rsidRPr="008D19BF" w:rsidR="00D254C6">
        <w:rPr>
          <w:rFonts w:ascii="宋体" w:hAnsi="宋体" w:cs="宋体" w:hint="eastAsia"/>
          <w:color w:val="000000"/>
          <w:kern w:val="0"/>
          <w:sz w:val="24"/>
          <w:u w:val="single"/>
        </w:rPr>
        <w:t xml:space="preserve"> </w:t>
      </w:r>
      <w:r w:rsidRPr="008D19BF" w:rsidR="00D945C5">
        <w:rPr>
          <w:rFonts w:ascii="宋体" w:hAnsi="宋体" w:cs="宋体" w:hint="eastAsia"/>
          <w:color w:val="000000"/>
          <w:kern w:val="0"/>
          <w:sz w:val="24"/>
          <w:u w:val="single"/>
        </w:rPr>
        <w:fldChar w:fldCharType="begin"/>
      </w:r>
      <w:r w:rsidRPr="008D19BF" w:rsidR="00D945C5">
        <w:rPr>
          <w:rFonts w:ascii="宋体" w:hAnsi="宋体" w:cs="宋体" w:hint="eastAsia"/>
          <w:color w:val="000000"/>
          <w:kern w:val="0"/>
          <w:sz w:val="24"/>
          <w:u w:val="single"/>
        </w:rPr>
        <w:instrText xml:space="preserve"> DOCPROPERTY  r_cm_name  \* M</w:instrText>
      </w:r>
      <w:r w:rsidRPr="008D19BF" w:rsidR="00D945C5">
        <w:rPr>
          <w:rFonts w:ascii="宋体" w:hAnsi="宋体" w:cs="宋体" w:hint="eastAsia"/>
          <w:color w:val="000000"/>
          <w:kern w:val="0"/>
          <w:sz w:val="24"/>
          <w:u w:val="single"/>
        </w:rPr>
        <w:instrText xml:space="preserve">ERGEFORMAT </w:instrText>
      </w:r>
      <w:r w:rsidRPr="008D19BF" w:rsidR="00D945C5">
        <w:rPr>
          <w:rFonts w:ascii="宋体" w:hAnsi="宋体" w:cs="宋体" w:hint="eastAsia"/>
          <w:color w:val="000000"/>
          <w:kern w:val="0"/>
          <w:sz w:val="24"/>
          <w:u w:val="single"/>
        </w:rPr>
        <w:fldChar w:fldCharType="separate"/>
      </w:r>
      <w:r w:rsidRPr="008D19BF" w:rsidR="00D945C5">
        <w:rPr>
          <w:rFonts w:ascii="宋体" w:hAnsi="宋体" w:cs="宋体" w:hint="eastAsia"/>
          <w:color w:val="000000"/>
          <w:kern w:val="0"/>
          <w:sz w:val="24"/>
          <w:u w:val="single"/>
        </w:rPr>
        <w:t>{</w:t>
      </w:r>
      <w:r w:rsidRPr="008D19BF" w:rsidR="00D945C5">
        <w:rPr>
          <w:rFonts w:ascii="宋体" w:hAnsi="宋体" w:cs="宋体" w:hint="eastAsia"/>
          <w:color w:val="000000"/>
          <w:kern w:val="0"/>
          <w:sz w:val="24"/>
          <w:u w:val="single"/>
        </w:rPr>
        <w:t>{cm_name}}</w:t>
      </w:r>
      <w:r w:rsidRPr="008D19BF" w:rsidR="00D945C5">
        <w:rPr>
          <w:rFonts w:ascii="宋体" w:hAnsi="宋体" w:cs="宋体" w:hint="eastAsia"/>
          <w:color w:val="000000"/>
          <w:kern w:val="0"/>
          <w:sz w:val="24"/>
          <w:u w:val="single"/>
        </w:rPr>
        <w:fldChar w:fldCharType="end"/>
      </w:r>
      <w:r w:rsidRPr="008D19BF" w:rsidR="00D254C6">
        <w:rPr>
          <w:rFonts w:ascii="宋体" w:hAnsi="宋体" w:cs="宋体" w:hint="eastAsia"/>
          <w:color w:val="000000"/>
          <w:kern w:val="0"/>
          <w:sz w:val="24"/>
          <w:u w:val="single"/>
        </w:rPr>
        <w:t xml:space="preserve"> </w:t>
      </w:r>
    </w:p>
    <w:p w:rsidR="00116D61" w:rsidRPr="008D19BF" w:rsidP="00DC5EEA">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通讯地址：</w:t>
      </w:r>
      <w:r w:rsidRPr="008D19BF" w:rsidR="00D254C6">
        <w:rPr>
          <w:rFonts w:ascii="宋体" w:hAnsi="宋体" w:cs="宋体" w:hint="eastAsia"/>
          <w:color w:val="000000"/>
          <w:kern w:val="0"/>
          <w:sz w:val="24"/>
          <w:u w:val="single"/>
        </w:rPr>
        <w:t xml:space="preserve"> </w:t>
      </w:r>
      <w:r w:rsidRPr="008D19BF" w:rsidR="00835496">
        <w:rPr>
          <w:rFonts w:ascii="宋体" w:hAnsi="宋体" w:cs="宋体" w:hint="eastAsia"/>
          <w:color w:val="000000"/>
          <w:kern w:val="0"/>
          <w:sz w:val="24"/>
          <w:u w:val="single"/>
        </w:rPr>
        <w:fldChar w:fldCharType="begin"/>
      </w:r>
      <w:r w:rsidRPr="008D19BF" w:rsidR="00835496">
        <w:rPr>
          <w:rFonts w:ascii="宋体" w:hAnsi="宋体" w:cs="宋体" w:hint="eastAsia"/>
          <w:color w:val="000000"/>
          <w:kern w:val="0"/>
          <w:sz w:val="24"/>
          <w:u w:val="single"/>
        </w:rPr>
        <w:instrText xml:space="preserve"> DOCPROPERTY  r_cm_raddr  \* MERGEFORMAT </w:instrText>
      </w:r>
      <w:r w:rsidRPr="008D19BF" w:rsidR="00835496">
        <w:rPr>
          <w:rFonts w:ascii="宋体" w:hAnsi="宋体" w:cs="宋体" w:hint="eastAsia"/>
          <w:color w:val="000000"/>
          <w:kern w:val="0"/>
          <w:sz w:val="24"/>
          <w:u w:val="single"/>
        </w:rPr>
        <w:fldChar w:fldCharType="separate"/>
      </w:r>
      <w:r w:rsidRPr="008D19BF" w:rsidR="00835496">
        <w:rPr>
          <w:rFonts w:ascii="宋体" w:hAnsi="宋体" w:cs="宋体" w:hint="eastAsia"/>
          <w:color w:val="000000"/>
          <w:kern w:val="0"/>
          <w:sz w:val="24"/>
          <w:u w:val="single"/>
        </w:rPr>
        <w:t>{</w:t>
      </w:r>
      <w:r w:rsidRPr="008D19BF" w:rsidR="00835496">
        <w:rPr>
          <w:rFonts w:ascii="宋体" w:hAnsi="宋体" w:cs="宋体" w:hint="eastAsia"/>
          <w:color w:val="000000"/>
          <w:kern w:val="0"/>
          <w:sz w:val="24"/>
          <w:u w:val="single"/>
        </w:rPr>
        <w:t>{cm_raddr}}</w:t>
      </w:r>
      <w:r w:rsidRPr="008D19BF" w:rsidR="00835496">
        <w:rPr>
          <w:rFonts w:ascii="宋体" w:hAnsi="宋体" w:cs="宋体" w:hint="eastAsia"/>
          <w:color w:val="000000"/>
          <w:kern w:val="0"/>
          <w:sz w:val="24"/>
          <w:u w:val="single"/>
        </w:rPr>
        <w:fldChar w:fldCharType="end"/>
      </w:r>
      <w:r w:rsidRPr="008D19BF" w:rsidR="00D254C6">
        <w:rPr>
          <w:rFonts w:ascii="宋体" w:hAnsi="宋体" w:cs="宋体" w:hint="eastAsia"/>
          <w:color w:val="000000"/>
          <w:kern w:val="0"/>
          <w:sz w:val="24"/>
          <w:u w:val="single"/>
        </w:rPr>
        <w:t xml:space="preserve"> </w:t>
      </w:r>
    </w:p>
    <w:p w:rsidR="00381A1E" w:rsidRPr="008D19BF" w:rsidP="00DC5EEA">
      <w:pPr>
        <w:widowControl/>
        <w:spacing w:line="480" w:lineRule="auto"/>
        <w:jc w:val="left"/>
        <w:rPr>
          <w:rFonts w:ascii="宋体" w:hAnsi="宋体" w:cs="宋体" w:hint="eastAsia"/>
          <w:color w:val="000000"/>
          <w:kern w:val="0"/>
          <w:sz w:val="24"/>
          <w:u w:val="single"/>
        </w:rPr>
      </w:pPr>
      <w:r w:rsidRPr="008D19BF" w:rsidR="00116D61">
        <w:rPr>
          <w:rFonts w:ascii="宋体" w:hAnsi="宋体" w:cs="宋体"/>
          <w:color w:val="000000"/>
          <w:kern w:val="0"/>
          <w:sz w:val="24"/>
        </w:rPr>
        <w:t>　　邮政编码：</w:t>
      </w:r>
      <w:r w:rsidRPr="008D19BF" w:rsidR="00D254C6">
        <w:rPr>
          <w:rFonts w:ascii="宋体" w:hAnsi="宋体" w:cs="宋体" w:hint="eastAsia"/>
          <w:color w:val="000000"/>
          <w:kern w:val="0"/>
          <w:sz w:val="24"/>
          <w:u w:val="single"/>
        </w:rPr>
        <w:t xml:space="preserve"> </w:t>
      </w:r>
      <w:r w:rsidRPr="008D19BF" w:rsidR="00835496">
        <w:rPr>
          <w:rFonts w:ascii="宋体" w:hAnsi="宋体" w:cs="宋体" w:hint="eastAsia"/>
          <w:color w:val="000000"/>
          <w:kern w:val="0"/>
          <w:sz w:val="24"/>
          <w:u w:val="single"/>
        </w:rPr>
        <w:fldChar w:fldCharType="begin"/>
      </w:r>
      <w:r w:rsidRPr="008D19BF" w:rsidR="00835496">
        <w:rPr>
          <w:rFonts w:ascii="宋体" w:hAnsi="宋体" w:cs="宋体" w:hint="eastAsia"/>
          <w:color w:val="000000"/>
          <w:kern w:val="0"/>
          <w:sz w:val="24"/>
          <w:u w:val="single"/>
        </w:rPr>
        <w:instrText xml:space="preserve"> DOCPROPERTY  r_cm_post  \* MERGEFORMAT </w:instrText>
      </w:r>
      <w:r w:rsidRPr="008D19BF" w:rsidR="00835496">
        <w:rPr>
          <w:rFonts w:ascii="宋体" w:hAnsi="宋体" w:cs="宋体" w:hint="eastAsia"/>
          <w:color w:val="000000"/>
          <w:kern w:val="0"/>
          <w:sz w:val="24"/>
          <w:u w:val="single"/>
        </w:rPr>
        <w:fldChar w:fldCharType="separate"/>
      </w:r>
      <w:r w:rsidRPr="008D19BF" w:rsidR="00835496">
        <w:rPr>
          <w:rFonts w:ascii="宋体" w:hAnsi="宋体" w:cs="宋体" w:hint="eastAsia"/>
          <w:color w:val="000000"/>
          <w:kern w:val="0"/>
          <w:sz w:val="24"/>
          <w:u w:val="single"/>
        </w:rPr>
        <w:t>{</w:t>
      </w:r>
      <w:r w:rsidRPr="008D19BF" w:rsidR="00835496">
        <w:rPr>
          <w:rFonts w:ascii="宋体" w:hAnsi="宋体" w:cs="宋体" w:hint="eastAsia"/>
          <w:color w:val="000000"/>
          <w:kern w:val="0"/>
          <w:sz w:val="24"/>
          <w:u w:val="single"/>
        </w:rPr>
        <w:t>{cm_post}}</w:t>
      </w:r>
      <w:r w:rsidRPr="008D19BF" w:rsidR="00835496">
        <w:rPr>
          <w:rFonts w:ascii="宋体" w:hAnsi="宋体" w:cs="宋体" w:hint="eastAsia"/>
          <w:color w:val="000000"/>
          <w:kern w:val="0"/>
          <w:sz w:val="24"/>
          <w:u w:val="single"/>
        </w:rPr>
        <w:fldChar w:fldCharType="end"/>
      </w:r>
      <w:r w:rsidRPr="008D19BF" w:rsidR="00D254C6">
        <w:rPr>
          <w:rFonts w:ascii="宋体" w:hAnsi="宋体" w:cs="宋体" w:hint="eastAsia"/>
          <w:color w:val="000000"/>
          <w:kern w:val="0"/>
          <w:sz w:val="24"/>
          <w:u w:val="single"/>
        </w:rPr>
        <w:t xml:space="preserve"> </w:t>
      </w:r>
    </w:p>
    <w:p w:rsidR="00116D61" w:rsidRPr="008D19BF" w:rsidP="00DC5EEA">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sidR="00264F3A">
        <w:rPr>
          <w:rFonts w:ascii="宋体" w:hAnsi="宋体" w:cs="宋体" w:hint="eastAsia"/>
          <w:color w:val="000000"/>
          <w:kern w:val="0"/>
          <w:sz w:val="24"/>
        </w:rPr>
        <w:t>营业执照注册号：</w:t>
      </w:r>
      <w:r w:rsidRPr="008D19BF" w:rsidR="00D254C6">
        <w:rPr>
          <w:rFonts w:ascii="宋体" w:hAnsi="宋体" w:cs="宋体" w:hint="eastAsia"/>
          <w:color w:val="000000"/>
          <w:kern w:val="0"/>
          <w:sz w:val="24"/>
          <w:u w:val="single"/>
        </w:rPr>
        <w:t xml:space="preserve"> </w:t>
      </w:r>
      <w:r w:rsidRPr="008D19BF" w:rsidR="000B00E5">
        <w:rPr>
          <w:rFonts w:ascii="宋体" w:hAnsi="宋体" w:cs="宋体"/>
          <w:color w:val="000000"/>
          <w:kern w:val="0"/>
          <w:sz w:val="24"/>
          <w:u w:val="single"/>
        </w:rPr>
        <w:fldChar w:fldCharType="begin"/>
      </w:r>
      <w:r w:rsidRPr="008D19BF" w:rsidR="000B00E5">
        <w:rPr>
          <w:rFonts w:ascii="宋体" w:hAnsi="宋体" w:cs="宋体"/>
          <w:color w:val="000000"/>
          <w:kern w:val="0"/>
          <w:sz w:val="24"/>
          <w:u w:val="single"/>
        </w:rPr>
        <w:instrText xml:space="preserve"> </w:instrText>
      </w:r>
      <w:r w:rsidRPr="008D19BF" w:rsidR="000B00E5">
        <w:rPr>
          <w:rFonts w:ascii="宋体" w:hAnsi="宋体" w:cs="宋体" w:hint="eastAsia"/>
          <w:color w:val="000000"/>
          <w:kern w:val="0"/>
          <w:sz w:val="24"/>
          <w:u w:val="single"/>
        </w:rPr>
        <w:instrText>DOCPROPERTY  r_cm_ic_no  \* MERGEFORMAT</w:instrText>
      </w:r>
      <w:r w:rsidRPr="008D19BF" w:rsidR="000B00E5">
        <w:rPr>
          <w:rFonts w:ascii="宋体" w:hAnsi="宋体" w:cs="宋体"/>
          <w:color w:val="000000"/>
          <w:kern w:val="0"/>
          <w:sz w:val="24"/>
          <w:u w:val="single"/>
        </w:rPr>
        <w:instrText xml:space="preserve"> </w:instrText>
      </w:r>
      <w:r w:rsidRPr="008D19BF" w:rsidR="000B00E5">
        <w:rPr>
          <w:rFonts w:ascii="宋体" w:hAnsi="宋体" w:cs="宋体"/>
          <w:color w:val="000000"/>
          <w:kern w:val="0"/>
          <w:sz w:val="24"/>
          <w:u w:val="single"/>
        </w:rPr>
        <w:fldChar w:fldCharType="separate"/>
      </w:r>
      <w:r w:rsidRPr="008D19BF" w:rsidR="000B00E5">
        <w:rPr>
          <w:rFonts w:ascii="宋体" w:hAnsi="宋体" w:cs="宋体"/>
          <w:color w:val="000000"/>
          <w:kern w:val="0"/>
          <w:sz w:val="24"/>
          <w:u w:val="single"/>
        </w:rPr>
        <w:t>{</w:t>
      </w:r>
      <w:r w:rsidRPr="008D19BF" w:rsidR="000B00E5">
        <w:rPr>
          <w:rFonts w:ascii="宋体" w:hAnsi="宋体" w:cs="宋体" w:hint="eastAsia"/>
          <w:color w:val="000000"/>
          <w:kern w:val="0"/>
          <w:sz w:val="24"/>
          <w:u w:val="single"/>
        </w:rPr>
        <w:t>{cm_ic_no}}</w:t>
      </w:r>
      <w:r w:rsidRPr="008D19BF" w:rsidR="000B00E5">
        <w:rPr>
          <w:rFonts w:ascii="宋体" w:hAnsi="宋体" w:cs="宋体"/>
          <w:color w:val="000000"/>
          <w:kern w:val="0"/>
          <w:sz w:val="24"/>
          <w:u w:val="single"/>
        </w:rPr>
        <w:fldChar w:fldCharType="end"/>
      </w:r>
      <w:r w:rsidRPr="008D19BF" w:rsidR="00D254C6">
        <w:rPr>
          <w:rFonts w:ascii="宋体" w:hAnsi="宋体" w:cs="宋体" w:hint="eastAsia"/>
          <w:color w:val="000000"/>
          <w:kern w:val="0"/>
          <w:sz w:val="24"/>
          <w:u w:val="single"/>
        </w:rPr>
        <w:t xml:space="preserve"> </w:t>
      </w:r>
      <w:r w:rsidRPr="008D19BF">
        <w:rPr>
          <w:rFonts w:ascii="宋体" w:hAnsi="宋体" w:cs="宋体" w:hint="eastAsia"/>
          <w:color w:val="000000"/>
          <w:kern w:val="0"/>
          <w:sz w:val="24"/>
        </w:rPr>
        <w:t xml:space="preserve"> </w:t>
      </w:r>
    </w:p>
    <w:p w:rsidR="00116D61" w:rsidRPr="008D19BF" w:rsidP="00DC5EEA">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企业资质证书号：</w:t>
      </w:r>
      <w:r w:rsidRPr="008D19BF" w:rsidR="00D254C6">
        <w:rPr>
          <w:rFonts w:ascii="宋体" w:hAnsi="宋体" w:cs="宋体" w:hint="eastAsia"/>
          <w:color w:val="000000"/>
          <w:kern w:val="0"/>
          <w:sz w:val="24"/>
          <w:u w:val="single"/>
        </w:rPr>
        <w:t xml:space="preserve"> </w:t>
      </w:r>
      <w:r w:rsidRPr="008D19BF" w:rsidR="00A13132">
        <w:rPr>
          <w:rFonts w:ascii="宋体" w:hAnsi="宋体" w:cs="宋体" w:hint="eastAsia"/>
          <w:color w:val="000000"/>
          <w:kern w:val="0"/>
          <w:sz w:val="24"/>
          <w:u w:val="single"/>
        </w:rPr>
        <w:fldChar w:fldCharType="begin"/>
      </w:r>
      <w:r w:rsidRPr="008D19BF" w:rsidR="00F56330">
        <w:rPr>
          <w:rFonts w:ascii="宋体" w:hAnsi="宋体" w:cs="宋体" w:hint="eastAsia"/>
          <w:color w:val="000000"/>
          <w:kern w:val="0"/>
          <w:sz w:val="24"/>
          <w:u w:val="single"/>
        </w:rPr>
        <w:instrText xml:space="preserve"> DOCPROPERTY  r_cm_qualno</w:instrText>
      </w:r>
      <w:r w:rsidRPr="008D19BF" w:rsidR="00A13132">
        <w:rPr>
          <w:rFonts w:ascii="宋体" w:hAnsi="宋体" w:cs="宋体" w:hint="eastAsia"/>
          <w:color w:val="000000"/>
          <w:kern w:val="0"/>
          <w:sz w:val="24"/>
          <w:u w:val="single"/>
        </w:rPr>
        <w:instrText xml:space="preserve">  \* MERGEFORMAT </w:instrText>
      </w:r>
      <w:r w:rsidRPr="008D19BF" w:rsidR="00A13132">
        <w:rPr>
          <w:rFonts w:ascii="宋体" w:hAnsi="宋体" w:cs="宋体" w:hint="eastAsia"/>
          <w:color w:val="000000"/>
          <w:kern w:val="0"/>
          <w:sz w:val="24"/>
          <w:u w:val="single"/>
        </w:rPr>
        <w:fldChar w:fldCharType="separate"/>
      </w:r>
      <w:r w:rsidRPr="008D19BF" w:rsidR="00A13132">
        <w:rPr>
          <w:rFonts w:ascii="宋体" w:hAnsi="宋体" w:cs="宋体" w:hint="eastAsia"/>
          <w:color w:val="000000"/>
          <w:kern w:val="0"/>
          <w:sz w:val="24"/>
          <w:u w:val="single"/>
        </w:rPr>
        <w:t>{</w:t>
      </w:r>
      <w:r w:rsidRPr="008D19BF" w:rsidR="00F56330">
        <w:rPr>
          <w:rFonts w:ascii="宋体" w:hAnsi="宋体" w:cs="宋体" w:hint="eastAsia"/>
          <w:color w:val="000000"/>
          <w:kern w:val="0"/>
          <w:sz w:val="24"/>
          <w:u w:val="single"/>
        </w:rPr>
        <w:t>{cm_qualno}}</w:t>
      </w:r>
      <w:r w:rsidRPr="008D19BF" w:rsidR="00A13132">
        <w:rPr>
          <w:rFonts w:ascii="宋体" w:hAnsi="宋体" w:cs="宋体" w:hint="eastAsia"/>
          <w:color w:val="000000"/>
          <w:kern w:val="0"/>
          <w:sz w:val="24"/>
          <w:u w:val="single"/>
        </w:rPr>
        <w:fldChar w:fldCharType="end"/>
      </w:r>
      <w:r w:rsidRPr="008D19BF" w:rsidR="00D254C6">
        <w:rPr>
          <w:rFonts w:ascii="宋体" w:hAnsi="宋体" w:cs="宋体" w:hint="eastAsia"/>
          <w:color w:val="000000"/>
          <w:kern w:val="0"/>
          <w:sz w:val="24"/>
          <w:u w:val="single"/>
        </w:rPr>
        <w:t xml:space="preserve"> </w:t>
      </w:r>
    </w:p>
    <w:p w:rsidR="00116D61" w:rsidRPr="008D19BF" w:rsidP="00DC5EEA">
      <w:pPr>
        <w:pStyle w:val="a"/>
        <w:spacing w:line="480" w:lineRule="auto"/>
        <w:ind w:left="0" w:firstLine="0" w:firstLineChars="0"/>
        <w:rPr>
          <w:rFonts w:ascii="宋体" w:hAnsi="宋体" w:cs="宋体"/>
          <w:color w:val="000000"/>
          <w:kern w:val="0"/>
          <w:sz w:val="24"/>
        </w:rPr>
      </w:pPr>
      <w:r w:rsidRPr="008D19BF">
        <w:rPr>
          <w:rFonts w:ascii="宋体" w:hAnsi="宋体" w:cs="宋体"/>
          <w:color w:val="000000"/>
          <w:kern w:val="0"/>
          <w:sz w:val="24"/>
        </w:rPr>
        <w:t>　　</w:t>
      </w:r>
      <w:r w:rsidRPr="008D19BF" w:rsidR="00835496">
        <w:rPr>
          <w:rFonts w:ascii="宋体" w:eastAsia="宋体" w:hAnsi="宋体" w:cs="宋体" w:hint="eastAsia"/>
          <w:color w:val="000000"/>
          <w:kern w:val="0"/>
          <w:sz w:val="24"/>
        </w:rPr>
        <w:t>法定代表人</w:t>
      </w:r>
      <w:r w:rsidRPr="008D19BF">
        <w:rPr>
          <w:rFonts w:ascii="宋体" w:eastAsia="宋体" w:hAnsi="宋体" w:cs="宋体"/>
          <w:color w:val="000000"/>
          <w:kern w:val="0"/>
          <w:sz w:val="24"/>
        </w:rPr>
        <w:t>：</w:t>
      </w:r>
      <w:r w:rsidRPr="008D19BF" w:rsidR="00D254C6">
        <w:rPr>
          <w:rFonts w:ascii="宋体" w:eastAsia="宋体" w:hAnsi="宋体" w:cs="宋体" w:hint="eastAsia"/>
          <w:color w:val="000000"/>
          <w:kern w:val="0"/>
          <w:sz w:val="24"/>
          <w:u w:val="single"/>
        </w:rPr>
        <w:t xml:space="preserve"> </w:t>
      </w:r>
      <w:r w:rsidRPr="008D19BF" w:rsidR="002D52AF">
        <w:rPr>
          <w:rFonts w:ascii="宋体" w:eastAsia="宋体" w:hAnsi="宋体" w:cs="宋体" w:hint="eastAsia"/>
          <w:color w:val="000000"/>
          <w:kern w:val="0"/>
          <w:sz w:val="24"/>
          <w:u w:val="single"/>
        </w:rPr>
        <w:fldChar w:fldCharType="begin"/>
      </w:r>
      <w:r w:rsidRPr="008D19BF" w:rsidR="002D52AF">
        <w:rPr>
          <w:rFonts w:ascii="宋体" w:eastAsia="宋体" w:hAnsi="宋体" w:cs="宋体" w:hint="eastAsia"/>
          <w:color w:val="000000"/>
          <w:kern w:val="0"/>
          <w:sz w:val="24"/>
          <w:u w:val="single"/>
        </w:rPr>
        <w:instrText xml:space="preserve"> DO</w:instrText>
      </w:r>
      <w:r w:rsidRPr="008D19BF" w:rsidR="002D52AF">
        <w:rPr>
          <w:rFonts w:ascii="宋体" w:eastAsia="宋体" w:hAnsi="宋体" w:cs="宋体" w:hint="eastAsia"/>
          <w:color w:val="000000"/>
          <w:kern w:val="0"/>
          <w:sz w:val="24"/>
          <w:u w:val="single"/>
        </w:rPr>
        <w:instrText xml:space="preserve">CPROPERTY  r_cm_fddbr  \* MERGEFORMAT </w:instrText>
      </w:r>
      <w:r w:rsidRPr="008D19BF" w:rsidR="002D52AF">
        <w:rPr>
          <w:rFonts w:ascii="宋体" w:eastAsia="宋体" w:hAnsi="宋体" w:cs="宋体" w:hint="eastAsia"/>
          <w:color w:val="000000"/>
          <w:kern w:val="0"/>
          <w:sz w:val="24"/>
          <w:u w:val="single"/>
        </w:rPr>
        <w:fldChar w:fldCharType="separate"/>
      </w:r>
      <w:r w:rsidRPr="008D19BF" w:rsidR="002D52AF">
        <w:rPr>
          <w:rFonts w:ascii="宋体" w:eastAsia="宋体" w:hAnsi="宋体" w:cs="宋体" w:hint="eastAsia"/>
          <w:color w:val="000000"/>
          <w:kern w:val="0"/>
          <w:sz w:val="24"/>
          <w:u w:val="single"/>
        </w:rPr>
        <w:t>{</w:t>
      </w:r>
      <w:r w:rsidRPr="008D19BF" w:rsidR="002D52AF">
        <w:rPr>
          <w:rFonts w:ascii="宋体" w:eastAsia="宋体" w:hAnsi="宋体" w:cs="宋体" w:hint="eastAsia"/>
          <w:color w:val="000000"/>
          <w:kern w:val="0"/>
          <w:sz w:val="24"/>
          <w:u w:val="single"/>
        </w:rPr>
        <w:t>{cm_bossname}}</w:t>
      </w:r>
      <w:r w:rsidRPr="008D19BF" w:rsidR="002D52AF">
        <w:rPr>
          <w:rFonts w:ascii="宋体" w:eastAsia="宋体" w:hAnsi="宋体" w:cs="宋体" w:hint="eastAsia"/>
          <w:color w:val="000000"/>
          <w:kern w:val="0"/>
          <w:sz w:val="24"/>
          <w:u w:val="single"/>
        </w:rPr>
        <w:fldChar w:fldCharType="end"/>
      </w:r>
      <w:r w:rsidRPr="008D19BF" w:rsidR="00D254C6">
        <w:rPr>
          <w:rFonts w:ascii="宋体" w:eastAsia="宋体" w:hAnsi="宋体" w:cs="宋体" w:hint="eastAsia"/>
          <w:color w:val="000000"/>
          <w:kern w:val="0"/>
          <w:sz w:val="24"/>
          <w:u w:val="single"/>
        </w:rPr>
        <w:t xml:space="preserve"> </w:t>
      </w:r>
      <w:r w:rsidRPr="008D19BF" w:rsidR="002D52AF">
        <w:rPr>
          <w:rFonts w:hint="eastAsia"/>
          <w:color w:val="000000"/>
        </w:rPr>
        <w:t xml:space="preserve"> </w:t>
      </w:r>
      <w:r w:rsidRPr="008D19BF" w:rsidR="00381A1E">
        <w:rPr>
          <w:rFonts w:hint="eastAsia"/>
          <w:color w:val="000000"/>
        </w:rPr>
        <w:t xml:space="preserve">              </w:t>
      </w:r>
      <w:r w:rsidRPr="008D19BF">
        <w:rPr>
          <w:rFonts w:ascii="宋体" w:eastAsia="宋体" w:hAnsi="宋体" w:cs="宋体"/>
          <w:color w:val="000000"/>
          <w:kern w:val="0"/>
          <w:sz w:val="24"/>
        </w:rPr>
        <w:t>联系电话：</w:t>
      </w:r>
      <w:r w:rsidRPr="008D19BF" w:rsidR="00D254C6">
        <w:rPr>
          <w:rFonts w:ascii="宋体" w:eastAsia="宋体" w:hAnsi="宋体" w:cs="宋体" w:hint="eastAsia"/>
          <w:color w:val="000000"/>
          <w:kern w:val="0"/>
          <w:sz w:val="24"/>
          <w:u w:val="single"/>
        </w:rPr>
        <w:t xml:space="preserve"> </w:t>
      </w:r>
      <w:r w:rsidRPr="008D19BF" w:rsidR="000B00E5">
        <w:rPr>
          <w:rFonts w:ascii="宋体" w:eastAsia="宋体" w:hAnsi="宋体" w:cs="宋体"/>
          <w:color w:val="000000"/>
          <w:kern w:val="0"/>
          <w:sz w:val="24"/>
          <w:u w:val="single"/>
        </w:rPr>
        <w:fldChar w:fldCharType="begin"/>
      </w:r>
      <w:r w:rsidRPr="008D19BF" w:rsidR="000B00E5">
        <w:rPr>
          <w:rFonts w:ascii="宋体" w:eastAsia="宋体" w:hAnsi="宋体" w:cs="宋体"/>
          <w:color w:val="000000"/>
          <w:kern w:val="0"/>
          <w:sz w:val="24"/>
          <w:u w:val="single"/>
        </w:rPr>
        <w:instrText xml:space="preserve"> DOCPROPERTY  r_cm_tel  \* MERGEFORMAT </w:instrText>
      </w:r>
      <w:r w:rsidRPr="008D19BF" w:rsidR="000B00E5">
        <w:rPr>
          <w:rFonts w:ascii="宋体" w:eastAsia="宋体" w:hAnsi="宋体" w:cs="宋体"/>
          <w:color w:val="000000"/>
          <w:kern w:val="0"/>
          <w:sz w:val="24"/>
          <w:u w:val="single"/>
        </w:rPr>
        <w:fldChar w:fldCharType="separate"/>
      </w:r>
      <w:r w:rsidRPr="008D19BF" w:rsidR="000B00E5">
        <w:rPr>
          <w:rFonts w:ascii="宋体" w:eastAsia="宋体" w:hAnsi="宋体" w:cs="宋体"/>
          <w:color w:val="000000"/>
          <w:kern w:val="0"/>
          <w:sz w:val="24"/>
          <w:u w:val="single"/>
        </w:rPr>
        <w:t>{</w:t>
      </w:r>
      <w:r w:rsidRPr="008D19BF" w:rsidR="000B00E5">
        <w:rPr>
          <w:rFonts w:ascii="宋体" w:eastAsia="宋体" w:hAnsi="宋体" w:cs="宋体"/>
          <w:color w:val="000000"/>
          <w:kern w:val="0"/>
          <w:sz w:val="24"/>
          <w:u w:val="single"/>
        </w:rPr>
        <w:t>{cm_lxdh}}</w:t>
      </w:r>
      <w:r w:rsidRPr="008D19BF" w:rsidR="000B00E5">
        <w:rPr>
          <w:rFonts w:ascii="宋体" w:eastAsia="宋体" w:hAnsi="宋体" w:cs="宋体"/>
          <w:color w:val="000000"/>
          <w:kern w:val="0"/>
          <w:sz w:val="24"/>
          <w:u w:val="single"/>
        </w:rPr>
        <w:fldChar w:fldCharType="end"/>
      </w:r>
      <w:r w:rsidRPr="008D19BF" w:rsidR="00D254C6">
        <w:rPr>
          <w:rFonts w:ascii="宋体" w:eastAsia="宋体" w:hAnsi="宋体" w:cs="宋体" w:hint="eastAsia"/>
          <w:color w:val="000000"/>
          <w:kern w:val="0"/>
          <w:sz w:val="24"/>
          <w:u w:val="single"/>
        </w:rPr>
        <w:t xml:space="preserve"> </w:t>
      </w:r>
    </w:p>
    <w:p w:rsidR="00116D61" w:rsidRPr="008D19BF" w:rsidP="00DC5EEA">
      <w:pPr>
        <w:pStyle w:val="a"/>
        <w:spacing w:line="480" w:lineRule="auto"/>
        <w:ind w:left="0" w:firstLine="0" w:firstLineChars="0"/>
        <w:rPr>
          <w:rFonts w:ascii="宋体" w:hAnsi="宋体" w:cs="宋体"/>
          <w:color w:val="000000"/>
          <w:kern w:val="0"/>
          <w:sz w:val="24"/>
        </w:rPr>
      </w:pPr>
      <w:r w:rsidRPr="008D19BF">
        <w:rPr>
          <w:rFonts w:ascii="宋体" w:hAnsi="宋体" w:cs="宋体"/>
          <w:color w:val="000000"/>
          <w:kern w:val="0"/>
          <w:sz w:val="24"/>
        </w:rPr>
        <w:t>　　</w:t>
      </w:r>
      <w:r w:rsidRPr="008D19BF">
        <w:rPr>
          <w:rFonts w:ascii="宋体" w:eastAsia="宋体" w:hAnsi="宋体" w:cs="宋体"/>
          <w:color w:val="000000"/>
          <w:kern w:val="0"/>
          <w:sz w:val="24"/>
        </w:rPr>
        <w:t>委托代理人</w:t>
      </w:r>
      <w:r w:rsidRPr="008D19BF">
        <w:rPr>
          <w:rFonts w:ascii="宋体" w:hAnsi="宋体" w:cs="宋体"/>
          <w:color w:val="000000"/>
          <w:kern w:val="0"/>
          <w:sz w:val="24"/>
        </w:rPr>
        <w:t>：</w:t>
      </w:r>
      <w:sdt>
        <w:sdtPr>
          <w:id w:val="1741111870"/>
          <w:placeholder>
            <w:docPart w:val="DefaultPlaceholder_22675703"/>
          </w:placeholder>
          <w:richText/>
        </w:sdtPr>
        <w:sdtContent>
          <w:r w:rsidR="005F08F6">
            <w:rPr>
              <w:rFonts w:ascii="宋体" w:hAnsi="宋体" w:hint="eastAsia"/>
              <w:color w:val="000000"/>
              <w:sz w:val="24"/>
              <w:u w:val="single"/>
            </w:rPr>
            <w:t>/</w:t>
          </w:r>
        </w:sdtContent>
      </w:sdt>
      <w:r w:rsidRPr="008D19BF" w:rsidR="00B30A54">
        <w:rPr>
          <w:rStyle w:val="Char2"/>
          <w:rFonts w:ascii="宋体" w:eastAsia="宋体" w:hAnsi="宋体" w:hint="eastAsia"/>
          <w:color w:val="000000"/>
          <w:sz w:val="24"/>
        </w:rPr>
        <w:t xml:space="preserve">      </w:t>
      </w:r>
      <w:r w:rsidRPr="008D19BF" w:rsidR="00B30A54">
        <w:rPr>
          <w:rFonts w:cs="宋体" w:hint="eastAsia"/>
          <w:color w:val="000000"/>
          <w:kern w:val="0"/>
        </w:rPr>
        <w:t xml:space="preserve">          </w:t>
      </w:r>
      <w:r w:rsidRPr="008D19BF">
        <w:rPr>
          <w:rFonts w:ascii="宋体" w:eastAsia="宋体" w:hAnsi="宋体" w:cs="宋体"/>
          <w:color w:val="000000"/>
          <w:kern w:val="0"/>
          <w:sz w:val="24"/>
        </w:rPr>
        <w:t>联系电话：</w:t>
      </w:r>
      <w:sdt>
        <w:sdtPr>
          <w:id w:val="1291905151"/>
          <w:placeholder>
            <w:docPart w:val="DefaultPlaceholder_22675703"/>
          </w:placeholder>
          <w:richText/>
        </w:sdtPr>
        <w:sdtContent>
          <w:r w:rsidR="005F08F6">
            <w:rPr>
              <w:rFonts w:ascii="宋体" w:hAnsi="宋体" w:hint="eastAsia"/>
              <w:color w:val="000000"/>
              <w:sz w:val="24"/>
              <w:u w:val="single"/>
            </w:rPr>
            <w:t>/</w:t>
          </w:r>
        </w:sdtContent>
      </w:sdt>
    </w:p>
    <w:p w:rsidR="00116D61" w:rsidRPr="008D19BF" w:rsidP="00DC5EEA">
      <w:pPr>
        <w:spacing w:line="480" w:lineRule="auto"/>
        <w:rPr>
          <w:rFonts w:ascii="宋体" w:hAnsi="宋体"/>
          <w:color w:val="000000"/>
          <w:kern w:val="0"/>
          <w:sz w:val="24"/>
          <w:u w:val="single"/>
        </w:rPr>
      </w:pPr>
      <w:r w:rsidRPr="008D19BF">
        <w:rPr>
          <w:rFonts w:ascii="宋体" w:hAnsi="宋体" w:cs="宋体"/>
          <w:color w:val="000000"/>
          <w:kern w:val="0"/>
          <w:sz w:val="24"/>
        </w:rPr>
        <w:t>　　委托销售经纪机构：</w:t>
      </w:r>
      <w:sdt>
        <w:sdtPr>
          <w:id w:val="556770534"/>
          <w:placeholder>
            <w:docPart w:val="DefaultPlaceholder_22675703"/>
          </w:placeholder>
          <w:richText/>
        </w:sdtPr>
        <w:sdtContent>
          <w:r w:rsidR="005F08F6">
            <w:rPr>
              <w:rFonts w:ascii="宋体" w:hAnsi="宋体" w:hint="eastAsia"/>
              <w:color w:val="000000"/>
              <w:sz w:val="24"/>
              <w:u w:val="single"/>
            </w:rPr>
            <w:t>/</w:t>
          </w:r>
        </w:sdtContent>
      </w:sdt>
    </w:p>
    <w:p w:rsidR="00116D61" w:rsidRPr="008D19BF" w:rsidP="00DC5EEA">
      <w:pPr>
        <w:widowControl/>
        <w:spacing w:line="480" w:lineRule="auto"/>
        <w:jc w:val="left"/>
        <w:rPr>
          <w:rFonts w:ascii="宋体" w:hAnsi="宋体"/>
          <w:color w:val="000000"/>
          <w:kern w:val="0"/>
          <w:sz w:val="24"/>
        </w:rPr>
      </w:pPr>
      <w:r w:rsidRPr="008D19BF">
        <w:rPr>
          <w:rFonts w:ascii="宋体" w:hAnsi="宋体" w:cs="宋体"/>
          <w:color w:val="000000"/>
          <w:kern w:val="0"/>
          <w:sz w:val="24"/>
        </w:rPr>
        <w:t>　　通讯地址：</w:t>
      </w:r>
      <w:sdt>
        <w:sdtPr>
          <w:id w:val="700217574"/>
          <w:placeholder>
            <w:docPart w:val="DefaultPlaceholder_22675703"/>
          </w:placeholder>
          <w:richText/>
        </w:sdtPr>
        <w:sdtContent>
          <w:r w:rsidR="005F08F6">
            <w:rPr>
              <w:rFonts w:ascii="宋体" w:hAnsi="宋体" w:hint="eastAsia"/>
              <w:color w:val="000000"/>
              <w:sz w:val="24"/>
              <w:u w:val="single"/>
            </w:rPr>
            <w:t>/</w:t>
          </w:r>
        </w:sdtContent>
      </w:sdt>
    </w:p>
    <w:p w:rsidR="00116D61" w:rsidRPr="008D19BF" w:rsidP="00DC5EEA">
      <w:pPr>
        <w:widowControl/>
        <w:spacing w:line="480" w:lineRule="auto"/>
        <w:jc w:val="left"/>
        <w:rPr>
          <w:rFonts w:ascii="宋体" w:hAnsi="宋体" w:cs="宋体" w:hint="eastAsia"/>
          <w:color w:val="000000"/>
          <w:kern w:val="0"/>
          <w:sz w:val="24"/>
        </w:rPr>
      </w:pPr>
      <w:r w:rsidRPr="008D19BF">
        <w:rPr>
          <w:rFonts w:ascii="宋体" w:hAnsi="宋体" w:cs="宋体"/>
          <w:color w:val="000000"/>
          <w:kern w:val="0"/>
          <w:sz w:val="24"/>
        </w:rPr>
        <w:t>　　邮政编码：</w:t>
      </w:r>
      <w:sdt>
        <w:sdtPr>
          <w:id w:val="637024497"/>
          <w:placeholder>
            <w:docPart w:val="DefaultPlaceholder_22675703"/>
          </w:placeholder>
          <w:richText/>
        </w:sdtPr>
        <w:sdtContent>
          <w:r w:rsidR="005F08F6">
            <w:rPr>
              <w:rFonts w:ascii="宋体" w:hAnsi="宋体" w:hint="eastAsia"/>
              <w:color w:val="000000"/>
              <w:sz w:val="24"/>
              <w:u w:val="single"/>
            </w:rPr>
            <w:t>/</w:t>
          </w:r>
        </w:sdtContent>
      </w:sdt>
    </w:p>
    <w:p w:rsidR="00116D61" w:rsidRPr="008D19BF" w:rsidP="00DC5EEA">
      <w:pPr>
        <w:pStyle w:val="a"/>
        <w:spacing w:line="480" w:lineRule="auto"/>
        <w:ind w:left="0" w:firstLine="0" w:firstLineChars="0"/>
        <w:rPr>
          <w:rFonts w:ascii="宋体" w:eastAsia="宋体" w:hAnsi="宋体" w:hint="eastAsia"/>
          <w:color w:val="000000"/>
          <w:kern w:val="0"/>
          <w:sz w:val="24"/>
        </w:rPr>
      </w:pPr>
      <w:r w:rsidRPr="008D19BF">
        <w:rPr>
          <w:rFonts w:ascii="宋体" w:hAnsi="宋体" w:cs="宋体"/>
          <w:color w:val="000000"/>
          <w:kern w:val="0"/>
          <w:sz w:val="24"/>
        </w:rPr>
        <w:t>　　</w:t>
      </w:r>
      <w:r w:rsidRPr="008D19BF">
        <w:rPr>
          <w:rFonts w:ascii="宋体" w:eastAsia="宋体" w:hAnsi="宋体" w:cs="宋体"/>
          <w:color w:val="000000"/>
          <w:kern w:val="0"/>
          <w:sz w:val="24"/>
        </w:rPr>
        <w:t>营业执照注册号</w:t>
      </w:r>
      <w:r w:rsidRPr="008D19BF">
        <w:rPr>
          <w:rFonts w:ascii="宋体" w:hAnsi="宋体" w:cs="宋体"/>
          <w:color w:val="000000"/>
          <w:kern w:val="0"/>
          <w:sz w:val="24"/>
        </w:rPr>
        <w:t>：</w:t>
      </w:r>
      <w:sdt>
        <w:sdtPr>
          <w:id w:val="1972981246"/>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eastAsia="宋体" w:hAnsi="宋体" w:hint="eastAsia"/>
          <w:color w:val="000000"/>
          <w:kern w:val="0"/>
          <w:sz w:val="24"/>
        </w:rPr>
        <w:t xml:space="preserve">    </w:t>
      </w:r>
    </w:p>
    <w:p w:rsidR="00116D61" w:rsidRPr="008D19BF" w:rsidP="00DC5EEA">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经纪机构备案证明号：</w:t>
      </w:r>
      <w:sdt>
        <w:sdtPr>
          <w:id w:val="1048225648"/>
          <w:placeholder>
            <w:docPart w:val="DefaultPlaceholder_22675703"/>
          </w:placeholder>
          <w:richText/>
        </w:sdtPr>
        <w:sdtContent>
          <w:r w:rsidR="005F08F6">
            <w:rPr>
              <w:rFonts w:ascii="宋体" w:hAnsi="宋体" w:hint="eastAsia"/>
              <w:color w:val="000000"/>
              <w:sz w:val="24"/>
              <w:u w:val="single"/>
            </w:rPr>
            <w:t>/</w:t>
          </w:r>
        </w:sdtContent>
      </w:sdt>
    </w:p>
    <w:p w:rsidR="009C0DCF" w:rsidRPr="008D19BF" w:rsidP="00DC5EEA">
      <w:pPr>
        <w:pStyle w:val="a"/>
        <w:spacing w:line="480" w:lineRule="auto"/>
        <w:ind w:left="0" w:firstLine="0" w:firstLineChars="0"/>
        <w:rPr>
          <w:rFonts w:hint="eastAsia"/>
          <w:color w:val="000000"/>
        </w:rPr>
      </w:pPr>
      <w:r w:rsidRPr="008D19BF" w:rsidR="003E64AB">
        <w:rPr>
          <w:rFonts w:ascii="宋体" w:hAnsi="宋体" w:cs="宋体" w:hint="eastAsia"/>
          <w:color w:val="000000"/>
          <w:kern w:val="0"/>
          <w:sz w:val="24"/>
        </w:rPr>
        <w:t xml:space="preserve">    </w:t>
      </w:r>
      <w:r w:rsidRPr="008D19BF" w:rsidR="00116D61">
        <w:rPr>
          <w:rFonts w:ascii="宋体" w:eastAsia="宋体" w:hAnsi="宋体" w:cs="宋体"/>
          <w:color w:val="000000"/>
          <w:kern w:val="0"/>
          <w:sz w:val="24"/>
        </w:rPr>
        <w:t>法定代表人</w:t>
      </w:r>
      <w:r w:rsidRPr="008D19BF" w:rsidR="00116D61">
        <w:rPr>
          <w:rFonts w:ascii="宋体" w:hAnsi="宋体" w:cs="宋体"/>
          <w:color w:val="000000"/>
          <w:kern w:val="0"/>
          <w:sz w:val="24"/>
        </w:rPr>
        <w:t>：</w:t>
      </w:r>
      <w:sdt>
        <w:sdtPr>
          <w:id w:val="1612611671"/>
          <w:placeholder>
            <w:docPart w:val="DefaultPlaceholder_22675703"/>
          </w:placeholder>
          <w:richText/>
        </w:sdtPr>
        <w:sdtContent>
          <w:r w:rsidR="005F08F6">
            <w:rPr>
              <w:rFonts w:ascii="宋体" w:hAnsi="宋体" w:hint="eastAsia"/>
              <w:color w:val="000000"/>
              <w:sz w:val="24"/>
              <w:u w:val="single"/>
            </w:rPr>
            <w:t>/</w:t>
          </w:r>
        </w:sdtContent>
      </w:sdt>
      <w:r w:rsidRPr="008D19BF" w:rsidR="00B30A54">
        <w:rPr>
          <w:rFonts w:ascii="宋体" w:eastAsia="宋体" w:hAnsi="宋体" w:hint="eastAsia"/>
          <w:color w:val="000000"/>
          <w:kern w:val="0"/>
          <w:sz w:val="24"/>
        </w:rPr>
        <w:t xml:space="preserve">             </w:t>
      </w:r>
      <w:r w:rsidRPr="008D19BF" w:rsidR="00B30A54">
        <w:rPr>
          <w:rFonts w:ascii="宋体" w:eastAsia="宋体" w:hAnsi="宋体" w:cs="宋体" w:hint="eastAsia"/>
          <w:color w:val="000000"/>
          <w:kern w:val="0"/>
          <w:sz w:val="24"/>
        </w:rPr>
        <w:t xml:space="preserve">    </w:t>
      </w:r>
      <w:r w:rsidRPr="008D19BF" w:rsidR="00116D61">
        <w:rPr>
          <w:rFonts w:ascii="宋体" w:eastAsia="宋体" w:hAnsi="宋体" w:cs="宋体"/>
          <w:color w:val="000000"/>
          <w:kern w:val="0"/>
          <w:sz w:val="24"/>
        </w:rPr>
        <w:t>联系电话</w:t>
      </w:r>
      <w:r w:rsidRPr="008D19BF" w:rsidR="00116D61">
        <w:rPr>
          <w:rFonts w:ascii="宋体" w:hAnsi="宋体" w:cs="宋体"/>
          <w:color w:val="000000"/>
          <w:kern w:val="0"/>
          <w:sz w:val="24"/>
        </w:rPr>
        <w:t>：</w:t>
      </w:r>
      <w:sdt>
        <w:sdtPr>
          <w:id w:val="634178035"/>
          <w:placeholder>
            <w:docPart w:val="DefaultPlaceholder_22675703"/>
          </w:placeholder>
          <w:richText/>
        </w:sdtPr>
        <w:sdtContent>
          <w:r w:rsidR="005F08F6">
            <w:rPr>
              <w:rFonts w:ascii="宋体" w:hAnsi="宋体" w:hint="eastAsia"/>
              <w:color w:val="000000"/>
              <w:sz w:val="24"/>
              <w:u w:val="single"/>
            </w:rPr>
            <w:t>/</w:t>
          </w:r>
        </w:sdtContent>
      </w:sdt>
    </w:p>
    <w:p w:rsidR="00116D61" w:rsidRPr="008D19BF" w:rsidP="00DC5EEA">
      <w:pPr>
        <w:widowControl/>
        <w:spacing w:line="480" w:lineRule="auto"/>
        <w:ind w:firstLine="482"/>
        <w:jc w:val="left"/>
        <w:rPr>
          <w:rFonts w:ascii="宋体" w:hAnsi="宋体" w:cs="宋体" w:hint="eastAsia"/>
          <w:color w:val="000000"/>
          <w:kern w:val="0"/>
          <w:sz w:val="24"/>
        </w:rPr>
      </w:pPr>
    </w:p>
    <w:p>
      <w:r>
        <w:rPr>
          <w:sz w:val="24"/>
        </w:rPr>
        <w:t>{{?msrlist}}</w:t>
      </w:r>
    </w:p>
    <w:p w:rsidR="00116D61" w:rsidRPr="008D19BF" w:rsidP="00DC5EEA">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rFonts w:ascii="宋体" w:hAnsi="宋体" w:cs="宋体"/>
          <w:b/>
          <w:color w:val="000000"/>
          <w:kern w:val="0"/>
          <w:sz w:val="24"/>
        </w:rPr>
        <w:t>买受人</w:t>
      </w:r>
      <w:r w:rsidRPr="008D19BF">
        <w:rPr>
          <w:rFonts w:ascii="宋体" w:hAnsi="宋体" w:cs="宋体"/>
          <w:color w:val="000000"/>
          <w:kern w:val="0"/>
          <w:sz w:val="24"/>
        </w:rPr>
        <w:t>：</w:t>
      </w:r>
      <w:r w:rsidRPr="008D19BF" w:rsidR="00D254C6">
        <w:rPr>
          <w:rFonts w:ascii="宋体" w:hAnsi="宋体" w:cs="宋体" w:hint="eastAsia"/>
          <w:color w:val="000000"/>
          <w:kern w:val="0"/>
          <w:sz w:val="24"/>
          <w:u w:val="single"/>
        </w:rPr>
        <w:t xml:space="preserve"> </w:t>
      </w:r>
      <w:r w:rsidRPr="008D19BF" w:rsidR="009C0DCF">
        <w:rPr>
          <w:rFonts w:ascii="宋体" w:hAnsi="宋体" w:hint="eastAsia"/>
          <w:color w:val="000000"/>
          <w:kern w:val="0"/>
          <w:sz w:val="24"/>
          <w:u w:val="single"/>
        </w:rPr>
        <w:fldChar w:fldCharType="begin"/>
      </w:r>
      <w:r w:rsidRPr="008D19BF" w:rsidR="009C0DCF">
        <w:rPr>
          <w:rFonts w:ascii="宋体" w:hAnsi="宋体" w:hint="eastAsia"/>
          <w:color w:val="000000"/>
          <w:kern w:val="0"/>
          <w:sz w:val="24"/>
          <w:u w:val="single"/>
        </w:rPr>
        <w:instrText xml:space="preserve"> DOCPROPERT</w:instrText>
      </w:r>
      <w:r w:rsidRPr="008D19BF" w:rsidR="009C0DCF">
        <w:rPr>
          <w:rFonts w:ascii="宋体" w:hAnsi="宋体" w:hint="eastAsia"/>
          <w:color w:val="000000"/>
          <w:kern w:val="0"/>
          <w:sz w:val="24"/>
          <w:u w:val="single"/>
        </w:rPr>
        <w:instrText xml:space="preserve">Y  r_ms_name  \* MERGEFORMAT </w:instrText>
      </w:r>
      <w:r w:rsidRPr="008D19BF" w:rsidR="009C0DCF">
        <w:rPr>
          <w:rFonts w:ascii="宋体" w:hAnsi="宋体" w:hint="eastAsia"/>
          <w:color w:val="000000"/>
          <w:kern w:val="0"/>
          <w:sz w:val="24"/>
          <w:u w:val="single"/>
        </w:rPr>
        <w:fldChar w:fldCharType="separate"/>
      </w:r>
      <w:r w:rsidRPr="008D19BF" w:rsidR="009C0DCF">
        <w:rPr>
          <w:rFonts w:ascii="宋体" w:hAnsi="宋体" w:hint="eastAsia"/>
          <w:color w:val="000000"/>
          <w:kern w:val="0"/>
          <w:sz w:val="24"/>
          <w:u w:val="single"/>
        </w:rPr>
        <w:t>{</w:t>
      </w:r>
      <w:r w:rsidRPr="008D19BF" w:rsidR="009C0DCF">
        <w:rPr>
          <w:rFonts w:ascii="宋体" w:hAnsi="宋体" w:hint="eastAsia"/>
          <w:color w:val="000000"/>
          <w:kern w:val="0"/>
          <w:sz w:val="24"/>
          <w:u w:val="single"/>
        </w:rPr>
        <w:t>{ms_name}}</w:t>
      </w:r>
      <w:r w:rsidRPr="008D19BF" w:rsidR="009C0DCF">
        <w:rPr>
          <w:rFonts w:ascii="宋体" w:hAnsi="宋体" w:hint="eastAsia"/>
          <w:color w:val="000000"/>
          <w:kern w:val="0"/>
          <w:sz w:val="24"/>
          <w:u w:val="single"/>
        </w:rPr>
        <w:fldChar w:fldCharType="end"/>
      </w:r>
      <w:r w:rsidRPr="008D19BF" w:rsidR="00D254C6">
        <w:rPr>
          <w:rFonts w:ascii="宋体" w:hAnsi="宋体" w:hint="eastAsia"/>
          <w:color w:val="000000"/>
          <w:kern w:val="0"/>
          <w:sz w:val="24"/>
          <w:u w:val="single"/>
        </w:rPr>
        <w:t xml:space="preserve"> </w:t>
      </w:r>
    </w:p>
    <w:p w:rsidR="00116D61" w:rsidRPr="008D19BF" w:rsidP="00DC5EEA">
      <w:pPr>
        <w:widowControl/>
        <w:spacing w:line="480" w:lineRule="auto"/>
        <w:jc w:val="left"/>
        <w:rPr>
          <w:rFonts w:ascii="宋体" w:hAnsi="宋体"/>
          <w:color w:val="000000"/>
          <w:kern w:val="0"/>
          <w:sz w:val="24"/>
          <w:u w:val="single"/>
        </w:rPr>
      </w:pPr>
      <w:r w:rsidRPr="008D19BF">
        <w:rPr>
          <w:rFonts w:ascii="宋体" w:hAnsi="宋体" w:cs="宋体"/>
          <w:color w:val="000000"/>
          <w:kern w:val="0"/>
          <w:sz w:val="24"/>
        </w:rPr>
        <w:t>　　【</w:t>
      </w:r>
      <w:sdt>
        <w:sdtPr>
          <w:id w:val="1755778092"/>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Pr>
          <w:rFonts w:ascii="宋体" w:hAnsi="宋体" w:cs="宋体"/>
          <w:color w:val="000000"/>
          <w:kern w:val="0"/>
          <w:sz w:val="24"/>
        </w:rPr>
        <w:t>法定代表人</w:t>
      </w:r>
      <w:r w:rsidRPr="008D19BF">
        <w:rPr>
          <w:rFonts w:ascii="宋体" w:hAnsi="宋体" w:cs="宋体"/>
          <w:color w:val="000000"/>
          <w:kern w:val="0"/>
          <w:sz w:val="24"/>
        </w:rPr>
        <w:t>】【</w:t>
      </w:r>
      <w:sdt>
        <w:sdtPr>
          <w:id w:val="1463342649"/>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Pr>
          <w:rFonts w:ascii="宋体" w:hAnsi="宋体" w:cs="宋体"/>
          <w:color w:val="000000"/>
          <w:kern w:val="0"/>
          <w:sz w:val="24"/>
        </w:rPr>
        <w:t>负责人</w:t>
      </w:r>
      <w:r w:rsidRPr="008D19BF">
        <w:rPr>
          <w:rFonts w:ascii="宋体" w:hAnsi="宋体" w:cs="宋体"/>
          <w:color w:val="000000"/>
          <w:kern w:val="0"/>
          <w:sz w:val="24"/>
        </w:rPr>
        <w:t>】：</w:t>
      </w:r>
      <w:r w:rsidRPr="008D19BF" w:rsidR="007F0F75">
        <w:rPr>
          <w:rFonts w:ascii="宋体" w:hAnsi="宋体" w:hint="eastAsia"/>
          <w:color w:val="000000"/>
          <w:kern w:val="0"/>
          <w:sz w:val="24"/>
        </w:rPr>
        <w:fldChar w:fldCharType="begin"/>
      </w:r>
      <w:r w:rsidRPr="008D19BF" w:rsidR="008D60F5">
        <w:rPr>
          <w:rFonts w:ascii="宋体" w:hAnsi="宋体" w:hint="eastAsia"/>
          <w:color w:val="000000"/>
          <w:kern w:val="0"/>
          <w:sz w:val="24"/>
        </w:rPr>
        <w:instrText xml:space="preserve"> DOCPROPERTY  r_ms_bos</w:instrText>
      </w:r>
      <w:r w:rsidRPr="008D19BF" w:rsidR="007F0F75">
        <w:rPr>
          <w:rFonts w:ascii="宋体" w:hAnsi="宋体" w:hint="eastAsia"/>
          <w:color w:val="000000"/>
          <w:kern w:val="0"/>
          <w:sz w:val="24"/>
        </w:rPr>
        <w:instrText xml:space="preserve">sname  \* MERGEFORMAT </w:instrText>
      </w:r>
      <w:r w:rsidRPr="008D19BF" w:rsidR="007F0F75">
        <w:rPr>
          <w:rFonts w:ascii="宋体" w:hAnsi="宋体" w:hint="eastAsia"/>
          <w:color w:val="000000"/>
          <w:kern w:val="0"/>
          <w:sz w:val="24"/>
        </w:rPr>
        <w:fldChar w:fldCharType="separate"/>
      </w:r>
      <w:r w:rsidRPr="008D19BF" w:rsidR="007F0F75">
        <w:rPr>
          <w:rFonts w:ascii="宋体" w:hAnsi="宋体" w:hint="eastAsia"/>
          <w:color w:val="000000"/>
          <w:kern w:val="0"/>
          <w:sz w:val="24"/>
        </w:rPr>
        <w:t>{</w:t>
      </w:r>
      <w:r w:rsidRPr="008D19BF" w:rsidR="008D60F5">
        <w:rPr>
          <w:rFonts w:ascii="宋体" w:hAnsi="宋体" w:hint="eastAsia"/>
          <w:color w:val="000000"/>
          <w:kern w:val="0"/>
          <w:sz w:val="24"/>
        </w:rPr>
        <w:t>{ms_bossname}}</w:t>
      </w:r>
      <w:r w:rsidRPr="008D19BF" w:rsidR="007F0F75">
        <w:rPr>
          <w:rFonts w:ascii="宋体" w:hAnsi="宋体" w:hint="eastAsia"/>
          <w:color w:val="000000"/>
          <w:kern w:val="0"/>
          <w:sz w:val="24"/>
        </w:rPr>
        <w:fldChar w:fldCharType="end"/>
      </w:r>
    </w:p>
    <w:p w:rsidR="00116D61" w:rsidRPr="008D19BF" w:rsidP="00DC5EEA">
      <w:pPr>
        <w:widowControl/>
        <w:spacing w:line="480" w:lineRule="auto"/>
        <w:jc w:val="left"/>
        <w:rPr>
          <w:rFonts w:ascii="宋体" w:hAnsi="宋体"/>
          <w:color w:val="000000"/>
          <w:kern w:val="0"/>
          <w:sz w:val="24"/>
          <w:u w:val="single"/>
        </w:rPr>
      </w:pPr>
      <w:r w:rsidRPr="008D19BF">
        <w:rPr>
          <w:rFonts w:ascii="宋体" w:hAnsi="宋体" w:cs="宋体"/>
          <w:color w:val="000000"/>
          <w:kern w:val="0"/>
          <w:sz w:val="24"/>
        </w:rPr>
        <w:t>　　【</w:t>
      </w:r>
      <w:sdt>
        <w:sdtPr>
          <w:id w:val="1406650262"/>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Pr>
          <w:rFonts w:ascii="宋体" w:hAnsi="宋体" w:cs="宋体"/>
          <w:color w:val="000000"/>
          <w:kern w:val="0"/>
          <w:sz w:val="24"/>
        </w:rPr>
        <w:t>国籍</w:t>
      </w:r>
      <w:r w:rsidRPr="008D19BF">
        <w:rPr>
          <w:rFonts w:ascii="宋体" w:hAnsi="宋体" w:cs="宋体"/>
          <w:color w:val="000000"/>
          <w:kern w:val="0"/>
          <w:sz w:val="24"/>
        </w:rPr>
        <w:t>】【</w:t>
      </w:r>
      <w:sdt>
        <w:sdtPr>
          <w:id w:val="1598844370"/>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Pr>
          <w:rFonts w:ascii="宋体" w:hAnsi="宋体" w:cs="宋体"/>
          <w:color w:val="000000"/>
          <w:kern w:val="0"/>
          <w:sz w:val="24"/>
        </w:rPr>
        <w:t>户籍所在地</w:t>
      </w:r>
      <w:r w:rsidRPr="008D19BF">
        <w:rPr>
          <w:rFonts w:ascii="宋体" w:hAnsi="宋体" w:cs="宋体"/>
          <w:color w:val="000000"/>
          <w:kern w:val="0"/>
          <w:sz w:val="24"/>
        </w:rPr>
        <w:t>】：</w:t>
      </w:r>
      <w:r w:rsidRPr="008D19BF" w:rsidR="00D254C6">
        <w:rPr>
          <w:rFonts w:ascii="宋体" w:hAnsi="宋体" w:cs="宋体" w:hint="eastAsia"/>
          <w:color w:val="000000"/>
          <w:kern w:val="0"/>
          <w:sz w:val="24"/>
          <w:u w:val="single"/>
        </w:rPr>
        <w:t xml:space="preserve"> </w:t>
      </w:r>
      <w:r w:rsidRPr="008D19BF" w:rsidR="00781191">
        <w:rPr>
          <w:rFonts w:ascii="宋体" w:hAnsi="宋体" w:hint="eastAsia"/>
          <w:color w:val="000000"/>
          <w:sz w:val="24"/>
          <w:u w:val="single"/>
        </w:rPr>
        <w:fldChar w:fldCharType="begin"/>
      </w:r>
      <w:r w:rsidRPr="008D19BF" w:rsidR="00781191">
        <w:rPr>
          <w:rFonts w:ascii="宋体" w:hAnsi="宋体" w:hint="eastAsia"/>
          <w:color w:val="000000"/>
          <w:sz w:val="24"/>
          <w:u w:val="single"/>
        </w:rPr>
        <w:instrText xml:space="preserve"> DOCPROPERTY  r_ms_birtha</w:instrText>
      </w:r>
      <w:r w:rsidRPr="008D19BF" w:rsidR="00781191">
        <w:rPr>
          <w:rFonts w:ascii="宋体" w:hAnsi="宋体" w:hint="eastAsia"/>
          <w:color w:val="000000"/>
          <w:sz w:val="24"/>
          <w:u w:val="single"/>
        </w:rPr>
        <w:instrText xml:space="preserve">ddr  \* MERGEFORMAT </w:instrText>
      </w:r>
      <w:r w:rsidRPr="008D19BF" w:rsidR="00781191">
        <w:rPr>
          <w:rFonts w:ascii="宋体" w:hAnsi="宋体" w:hint="eastAsia"/>
          <w:color w:val="000000"/>
          <w:sz w:val="24"/>
          <w:u w:val="single"/>
        </w:rPr>
        <w:fldChar w:fldCharType="separate"/>
      </w:r>
      <w:r w:rsidRPr="008D19BF" w:rsidR="00781191">
        <w:rPr>
          <w:rFonts w:ascii="宋体" w:hAnsi="宋体" w:hint="eastAsia"/>
          <w:color w:val="000000"/>
          <w:sz w:val="24"/>
          <w:u w:val="single"/>
        </w:rPr>
        <w:t>{</w:t>
      </w:r>
      <w:r w:rsidRPr="008D19BF" w:rsidR="00781191">
        <w:rPr>
          <w:rFonts w:ascii="宋体" w:hAnsi="宋体" w:hint="eastAsia"/>
          <w:color w:val="000000"/>
          <w:sz w:val="24"/>
          <w:u w:val="single"/>
        </w:rPr>
        <w:t>{ms_birthaddr}}</w:t>
      </w:r>
      <w:r w:rsidRPr="008D19BF" w:rsidR="00781191">
        <w:rPr>
          <w:rFonts w:ascii="宋体" w:hAnsi="宋体" w:hint="eastAsia"/>
          <w:color w:val="000000"/>
          <w:sz w:val="24"/>
          <w:u w:val="single"/>
        </w:rPr>
        <w:fldChar w:fldCharType="end"/>
      </w:r>
      <w:r w:rsidRPr="008D19BF" w:rsidR="00D254C6">
        <w:rPr>
          <w:rFonts w:ascii="宋体" w:hAnsi="宋体" w:hint="eastAsia"/>
          <w:color w:val="000000"/>
          <w:sz w:val="24"/>
          <w:u w:val="single"/>
        </w:rPr>
        <w:t xml:space="preserve"> </w:t>
      </w:r>
    </w:p>
    <w:p w:rsidR="00116D61" w:rsidRPr="008D19BF" w:rsidP="00DC5EEA">
      <w:pPr>
        <w:widowControl/>
        <w:spacing w:line="480" w:lineRule="auto"/>
        <w:jc w:val="left"/>
        <w:rPr>
          <w:rFonts w:ascii="宋体" w:hAnsi="宋体"/>
          <w:color w:val="000000"/>
          <w:kern w:val="0"/>
          <w:sz w:val="24"/>
          <w:u w:val="single"/>
        </w:rPr>
      </w:pPr>
      <w:r w:rsidRPr="008D19BF">
        <w:rPr>
          <w:rFonts w:ascii="宋体" w:hAnsi="宋体" w:cs="宋体"/>
          <w:color w:val="000000"/>
          <w:kern w:val="0"/>
          <w:sz w:val="24"/>
        </w:rPr>
        <w:t>　　证件类型：</w:t>
      </w:r>
      <w:r w:rsidRPr="008D19BF" w:rsidR="00D254C6">
        <w:rPr>
          <w:rFonts w:ascii="宋体" w:hAnsi="宋体" w:cs="宋体" w:hint="eastAsia"/>
          <w:color w:val="000000"/>
          <w:kern w:val="0"/>
          <w:sz w:val="24"/>
          <w:u w:val="single"/>
        </w:rPr>
        <w:t xml:space="preserve"> </w:t>
      </w:r>
      <w:r w:rsidRPr="008D19BF" w:rsidR="007575A0">
        <w:rPr>
          <w:rFonts w:ascii="宋体" w:hAnsi="宋体" w:hint="eastAsia"/>
          <w:color w:val="000000"/>
          <w:kern w:val="0"/>
          <w:sz w:val="24"/>
          <w:u w:val="single"/>
        </w:rPr>
        <w:fldChar w:fldCharType="begin"/>
      </w:r>
      <w:r w:rsidRPr="008D19BF" w:rsidR="007575A0">
        <w:rPr>
          <w:rFonts w:ascii="宋体" w:hAnsi="宋体" w:hint="eastAsia"/>
          <w:color w:val="000000"/>
          <w:kern w:val="0"/>
          <w:sz w:val="24"/>
          <w:u w:val="single"/>
        </w:rPr>
        <w:instrText xml:space="preserve"> DOCPROPERTY  r_ms_cardtype  \* MERGEFORMAT </w:instrText>
      </w:r>
      <w:r w:rsidRPr="008D19BF" w:rsidR="007575A0">
        <w:rPr>
          <w:rFonts w:ascii="宋体" w:hAnsi="宋体" w:hint="eastAsia"/>
          <w:color w:val="000000"/>
          <w:kern w:val="0"/>
          <w:sz w:val="24"/>
          <w:u w:val="single"/>
        </w:rPr>
        <w:fldChar w:fldCharType="separate"/>
      </w:r>
      <w:r w:rsidRPr="008D19BF" w:rsidR="007575A0">
        <w:rPr>
          <w:rFonts w:ascii="宋体" w:hAnsi="宋体" w:hint="eastAsia"/>
          <w:color w:val="000000"/>
          <w:kern w:val="0"/>
          <w:sz w:val="24"/>
          <w:u w:val="single"/>
        </w:rPr>
        <w:t>{</w:t>
      </w:r>
      <w:r w:rsidRPr="008D19BF" w:rsidR="007575A0">
        <w:rPr>
          <w:rFonts w:ascii="宋体" w:hAnsi="宋体" w:hint="eastAsia"/>
          <w:color w:val="000000"/>
          <w:kern w:val="0"/>
          <w:sz w:val="24"/>
          <w:u w:val="single"/>
        </w:rPr>
        <w:t>{ms_cardtype}}</w:t>
      </w:r>
      <w:r w:rsidRPr="008D19BF" w:rsidR="007575A0">
        <w:rPr>
          <w:rFonts w:ascii="宋体" w:hAnsi="宋体" w:hint="eastAsia"/>
          <w:color w:val="000000"/>
          <w:kern w:val="0"/>
          <w:sz w:val="24"/>
          <w:u w:val="single"/>
        </w:rPr>
        <w:fldChar w:fldCharType="end"/>
      </w:r>
      <w:r w:rsidRPr="008D19BF" w:rsidR="00D254C6">
        <w:rPr>
          <w:rFonts w:ascii="宋体" w:hAnsi="宋体" w:hint="eastAsia"/>
          <w:color w:val="000000"/>
          <w:kern w:val="0"/>
          <w:sz w:val="24"/>
          <w:u w:val="single"/>
        </w:rPr>
        <w:t xml:space="preserve"> </w:t>
      </w:r>
      <w:r w:rsidRPr="008D19BF">
        <w:rPr>
          <w:rFonts w:ascii="宋体" w:hAnsi="宋体" w:cs="宋体"/>
          <w:color w:val="000000"/>
          <w:kern w:val="0"/>
          <w:sz w:val="24"/>
        </w:rPr>
        <w:t>，</w:t>
      </w:r>
      <w:r w:rsidRPr="008D19BF" w:rsidR="00FD2B66">
        <w:rPr>
          <w:rFonts w:ascii="宋体" w:hAnsi="宋体" w:cs="宋体" w:hint="eastAsia"/>
          <w:color w:val="000000"/>
          <w:kern w:val="0"/>
          <w:sz w:val="24"/>
        </w:rPr>
        <w:tab/>
        <w:tab/>
        <w:tab/>
      </w:r>
      <w:r w:rsidRPr="008D19BF">
        <w:rPr>
          <w:rFonts w:ascii="宋体" w:hAnsi="宋体" w:cs="宋体"/>
          <w:color w:val="000000"/>
          <w:kern w:val="0"/>
          <w:sz w:val="24"/>
        </w:rPr>
        <w:t>证号：</w:t>
      </w:r>
      <w:r w:rsidRPr="008D19BF" w:rsidR="00D254C6">
        <w:rPr>
          <w:rFonts w:ascii="宋体" w:hAnsi="宋体" w:cs="宋体" w:hint="eastAsia"/>
          <w:color w:val="000000"/>
          <w:kern w:val="0"/>
          <w:sz w:val="24"/>
          <w:u w:val="single"/>
        </w:rPr>
        <w:t xml:space="preserve"> </w:t>
      </w:r>
      <w:r w:rsidRPr="008D19BF" w:rsidR="007575A0">
        <w:rPr>
          <w:rFonts w:ascii="宋体" w:hAnsi="宋体" w:hint="eastAsia"/>
          <w:color w:val="000000"/>
          <w:kern w:val="0"/>
          <w:sz w:val="24"/>
          <w:u w:val="single"/>
        </w:rPr>
        <w:fldChar w:fldCharType="begin"/>
      </w:r>
      <w:r w:rsidRPr="008D19BF" w:rsidR="007575A0">
        <w:rPr>
          <w:rFonts w:ascii="宋体" w:hAnsi="宋体" w:hint="eastAsia"/>
          <w:color w:val="000000"/>
          <w:kern w:val="0"/>
          <w:sz w:val="24"/>
          <w:u w:val="single"/>
        </w:rPr>
        <w:instrText xml:space="preserve"> DOCPROPERTY  r_ms_cardnum  \* MERGEFORMAT </w:instrText>
      </w:r>
      <w:r w:rsidRPr="008D19BF" w:rsidR="007575A0">
        <w:rPr>
          <w:rFonts w:ascii="宋体" w:hAnsi="宋体" w:hint="eastAsia"/>
          <w:color w:val="000000"/>
          <w:kern w:val="0"/>
          <w:sz w:val="24"/>
          <w:u w:val="single"/>
        </w:rPr>
        <w:fldChar w:fldCharType="separate"/>
      </w:r>
      <w:r w:rsidRPr="008D19BF" w:rsidR="007575A0">
        <w:rPr>
          <w:rFonts w:ascii="宋体" w:hAnsi="宋体" w:hint="eastAsia"/>
          <w:color w:val="000000"/>
          <w:kern w:val="0"/>
          <w:sz w:val="24"/>
          <w:u w:val="single"/>
        </w:rPr>
        <w:t>{</w:t>
      </w:r>
      <w:r w:rsidRPr="008D19BF" w:rsidR="007575A0">
        <w:rPr>
          <w:rFonts w:ascii="宋体" w:hAnsi="宋体" w:hint="eastAsia"/>
          <w:color w:val="000000"/>
          <w:kern w:val="0"/>
          <w:sz w:val="24"/>
          <w:u w:val="single"/>
        </w:rPr>
        <w:t>{ms_cardnum}}</w:t>
      </w:r>
      <w:r w:rsidRPr="008D19BF" w:rsidR="007575A0">
        <w:rPr>
          <w:rFonts w:ascii="宋体" w:hAnsi="宋体" w:hint="eastAsia"/>
          <w:color w:val="000000"/>
          <w:kern w:val="0"/>
          <w:sz w:val="24"/>
          <w:u w:val="single"/>
        </w:rPr>
        <w:fldChar w:fldCharType="end"/>
      </w:r>
      <w:r w:rsidRPr="008D19BF" w:rsidR="00D254C6">
        <w:rPr>
          <w:rFonts w:ascii="宋体" w:hAnsi="宋体" w:hint="eastAsia"/>
          <w:color w:val="000000"/>
          <w:kern w:val="0"/>
          <w:sz w:val="24"/>
          <w:u w:val="single"/>
        </w:rPr>
        <w:t xml:space="preserve"> </w:t>
      </w:r>
    </w:p>
    <w:p w:rsidR="00116D61" w:rsidRPr="008D19BF" w:rsidP="00DC5EEA">
      <w:pPr>
        <w:pStyle w:val="a"/>
        <w:spacing w:line="480" w:lineRule="auto"/>
        <w:ind w:left="0" w:firstLine="0" w:firstLineChars="0"/>
        <w:rPr>
          <w:rFonts w:ascii="宋体" w:hAnsi="宋体" w:cs="宋体" w:hint="eastAsia"/>
          <w:color w:val="000000"/>
          <w:kern w:val="0"/>
          <w:sz w:val="24"/>
        </w:rPr>
      </w:pPr>
      <w:r w:rsidRPr="008D19BF">
        <w:rPr>
          <w:rFonts w:ascii="宋体" w:hAnsi="宋体" w:cs="宋体"/>
          <w:color w:val="000000"/>
          <w:kern w:val="0"/>
          <w:sz w:val="24"/>
        </w:rPr>
        <w:t>　　</w:t>
      </w:r>
      <w:r w:rsidRPr="008D19BF">
        <w:rPr>
          <w:rFonts w:ascii="宋体" w:eastAsia="宋体" w:hAnsi="宋体" w:cs="宋体"/>
          <w:color w:val="000000"/>
          <w:kern w:val="0"/>
          <w:sz w:val="24"/>
        </w:rPr>
        <w:t>出生日期：</w:t>
      </w:r>
      <w:r w:rsidRPr="008D19BF" w:rsidR="00D254C6">
        <w:rPr>
          <w:rFonts w:ascii="宋体" w:eastAsia="宋体" w:hAnsi="宋体" w:cs="宋体" w:hint="eastAsia"/>
          <w:color w:val="000000"/>
          <w:kern w:val="0"/>
          <w:sz w:val="24"/>
          <w:u w:val="single"/>
        </w:rPr>
        <w:t xml:space="preserve"> </w:t>
      </w:r>
      <w:r w:rsidRPr="008D19BF" w:rsidR="00F95440">
        <w:rPr>
          <w:rFonts w:ascii="宋体" w:eastAsia="宋体" w:hAnsi="宋体" w:hint="eastAsia"/>
          <w:color w:val="000000"/>
          <w:kern w:val="0"/>
          <w:sz w:val="24"/>
          <w:u w:val="single"/>
        </w:rPr>
        <w:fldChar w:fldCharType="begin"/>
      </w:r>
      <w:r w:rsidRPr="008D19BF" w:rsidR="00F95440">
        <w:rPr>
          <w:rFonts w:ascii="宋体" w:eastAsia="宋体" w:hAnsi="宋体" w:hint="eastAsia"/>
          <w:color w:val="000000"/>
          <w:kern w:val="0"/>
          <w:sz w:val="24"/>
          <w:u w:val="single"/>
        </w:rPr>
        <w:instrText xml:space="preserve"> DOCPROPERTY  r_ms_birthday  \* MERGEFORMAT </w:instrText>
      </w:r>
      <w:r w:rsidRPr="008D19BF" w:rsidR="00F95440">
        <w:rPr>
          <w:rFonts w:ascii="宋体" w:eastAsia="宋体" w:hAnsi="宋体" w:hint="eastAsia"/>
          <w:color w:val="000000"/>
          <w:kern w:val="0"/>
          <w:sz w:val="24"/>
          <w:u w:val="single"/>
        </w:rPr>
        <w:fldChar w:fldCharType="separate"/>
      </w:r>
      <w:r w:rsidRPr="008D19BF" w:rsidR="00F95440">
        <w:rPr>
          <w:rFonts w:ascii="宋体" w:eastAsia="宋体" w:hAnsi="宋体" w:hint="eastAsia"/>
          <w:color w:val="000000"/>
          <w:kern w:val="0"/>
          <w:sz w:val="24"/>
          <w:u w:val="single"/>
        </w:rPr>
        <w:t>{</w:t>
      </w:r>
      <w:r w:rsidRPr="008D19BF" w:rsidR="00F95440">
        <w:rPr>
          <w:rFonts w:ascii="宋体" w:eastAsia="宋体" w:hAnsi="宋体" w:hint="eastAsia"/>
          <w:color w:val="000000"/>
          <w:kern w:val="0"/>
          <w:sz w:val="24"/>
          <w:u w:val="single"/>
        </w:rPr>
        <w:t>{ms_birthday}}</w:t>
      </w:r>
      <w:r w:rsidRPr="008D19BF" w:rsidR="00F95440">
        <w:rPr>
          <w:rFonts w:ascii="宋体" w:eastAsia="宋体" w:hAnsi="宋体" w:hint="eastAsia"/>
          <w:color w:val="000000"/>
          <w:kern w:val="0"/>
          <w:sz w:val="24"/>
          <w:u w:val="single"/>
        </w:rPr>
        <w:fldChar w:fldCharType="end"/>
      </w:r>
      <w:r w:rsidRPr="008D19BF" w:rsidR="00D254C6">
        <w:rPr>
          <w:rFonts w:ascii="宋体" w:eastAsia="宋体" w:hAnsi="宋体" w:hint="eastAsia"/>
          <w:color w:val="000000"/>
          <w:kern w:val="0"/>
          <w:sz w:val="24"/>
          <w:u w:val="single"/>
        </w:rPr>
        <w:t xml:space="preserve"> </w:t>
      </w:r>
      <w:r w:rsidRPr="008D19BF">
        <w:rPr>
          <w:rFonts w:ascii="宋体" w:hAnsi="宋体" w:cs="宋体"/>
          <w:color w:val="000000"/>
          <w:kern w:val="0"/>
          <w:sz w:val="24"/>
        </w:rPr>
        <w:t>，</w:t>
      </w:r>
      <w:r w:rsidRPr="008D19BF" w:rsidR="00FD2B66">
        <w:rPr>
          <w:rFonts w:ascii="宋体" w:hAnsi="宋体" w:cs="宋体" w:hint="eastAsia"/>
          <w:color w:val="000000"/>
          <w:kern w:val="0"/>
          <w:sz w:val="24"/>
        </w:rPr>
        <w:tab/>
        <w:tab/>
        <w:tab/>
      </w:r>
      <w:r w:rsidRPr="008D19BF">
        <w:rPr>
          <w:rFonts w:ascii="宋体" w:eastAsia="宋体" w:hAnsi="宋体" w:cs="宋体"/>
          <w:color w:val="000000"/>
          <w:kern w:val="0"/>
          <w:sz w:val="24"/>
        </w:rPr>
        <w:t>性别：</w:t>
      </w:r>
      <w:r w:rsidRPr="008D19BF" w:rsidR="00D254C6">
        <w:rPr>
          <w:rFonts w:ascii="宋体" w:eastAsia="宋体" w:hAnsi="宋体" w:cs="宋体" w:hint="eastAsia"/>
          <w:color w:val="000000"/>
          <w:kern w:val="0"/>
          <w:sz w:val="24"/>
          <w:u w:val="single"/>
        </w:rPr>
        <w:t xml:space="preserve"> </w:t>
      </w:r>
      <w:r w:rsidRPr="008D19BF" w:rsidR="00F95440">
        <w:rPr>
          <w:rFonts w:ascii="宋体" w:hAnsi="宋体" w:hint="eastAsia"/>
          <w:color w:val="000000"/>
          <w:kern w:val="0"/>
          <w:sz w:val="24"/>
          <w:u w:val="single"/>
        </w:rPr>
        <w:fldChar w:fldCharType="begin"/>
      </w:r>
      <w:r w:rsidRPr="008D19BF" w:rsidR="00F95440">
        <w:rPr>
          <w:rFonts w:ascii="宋体" w:hAnsi="宋体" w:hint="eastAsia"/>
          <w:color w:val="000000"/>
          <w:kern w:val="0"/>
          <w:sz w:val="24"/>
          <w:u w:val="single"/>
        </w:rPr>
        <w:instrText xml:space="preserve"> DOCPROPERTY  r_ms_sex  \* MERGEFORMAT </w:instrText>
      </w:r>
      <w:r w:rsidRPr="008D19BF" w:rsidR="00F95440">
        <w:rPr>
          <w:rFonts w:ascii="宋体" w:hAnsi="宋体" w:hint="eastAsia"/>
          <w:color w:val="000000"/>
          <w:kern w:val="0"/>
          <w:sz w:val="24"/>
          <w:u w:val="single"/>
        </w:rPr>
        <w:fldChar w:fldCharType="separate"/>
      </w:r>
      <w:r w:rsidRPr="008D19BF" w:rsidR="00F95440">
        <w:rPr>
          <w:rFonts w:ascii="宋体" w:hAnsi="宋体" w:hint="eastAsia"/>
          <w:color w:val="000000"/>
          <w:kern w:val="0"/>
          <w:sz w:val="24"/>
          <w:u w:val="single"/>
        </w:rPr>
        <w:t>{</w:t>
      </w:r>
      <w:r w:rsidRPr="008D19BF" w:rsidR="00F95440">
        <w:rPr>
          <w:rFonts w:ascii="宋体" w:hAnsi="宋体" w:hint="eastAsia"/>
          <w:color w:val="000000"/>
          <w:kern w:val="0"/>
          <w:sz w:val="24"/>
          <w:u w:val="single"/>
        </w:rPr>
        <w:t>{ms_sex}}</w:t>
      </w:r>
      <w:r w:rsidRPr="008D19BF" w:rsidR="00F95440">
        <w:rPr>
          <w:rFonts w:ascii="宋体" w:hAnsi="宋体" w:hint="eastAsia"/>
          <w:color w:val="000000"/>
          <w:kern w:val="0"/>
          <w:sz w:val="24"/>
          <w:u w:val="single"/>
        </w:rPr>
        <w:fldChar w:fldCharType="end"/>
      </w:r>
      <w:r w:rsidRPr="008D19BF" w:rsidR="00D254C6">
        <w:rPr>
          <w:rFonts w:ascii="宋体" w:hAnsi="宋体" w:hint="eastAsia"/>
          <w:color w:val="000000"/>
          <w:kern w:val="0"/>
          <w:sz w:val="24"/>
          <w:u w:val="single"/>
        </w:rPr>
        <w:t xml:space="preserve"> </w:t>
      </w:r>
      <w:r w:rsidRPr="008D19BF">
        <w:rPr>
          <w:rFonts w:ascii="宋体" w:hAnsi="宋体" w:cs="宋体" w:hint="eastAsia"/>
          <w:color w:val="000000"/>
          <w:kern w:val="0"/>
          <w:sz w:val="24"/>
        </w:rPr>
        <w:t xml:space="preserve"> </w:t>
      </w:r>
    </w:p>
    <w:p w:rsidR="00116D61" w:rsidRPr="008D19BF" w:rsidP="00DC5EEA">
      <w:pPr>
        <w:widowControl/>
        <w:spacing w:line="480" w:lineRule="auto"/>
        <w:jc w:val="left"/>
        <w:rPr>
          <w:rFonts w:ascii="宋体" w:hAnsi="宋体" w:cs="宋体" w:hint="eastAsia"/>
          <w:color w:val="000000"/>
          <w:kern w:val="0"/>
          <w:sz w:val="24"/>
        </w:rPr>
      </w:pPr>
      <w:r w:rsidRPr="008D19BF">
        <w:rPr>
          <w:rFonts w:ascii="宋体" w:hAnsi="宋体" w:cs="宋体"/>
          <w:color w:val="000000"/>
          <w:kern w:val="0"/>
          <w:sz w:val="24"/>
        </w:rPr>
        <w:t>　　通讯地址：</w:t>
      </w:r>
      <w:r w:rsidRPr="008D19BF" w:rsidR="00D254C6">
        <w:rPr>
          <w:rFonts w:ascii="宋体" w:hAnsi="宋体" w:cs="宋体" w:hint="eastAsia"/>
          <w:color w:val="000000"/>
          <w:kern w:val="0"/>
          <w:sz w:val="24"/>
          <w:u w:val="single"/>
        </w:rPr>
        <w:t xml:space="preserve"> </w:t>
      </w:r>
      <w:r w:rsidRPr="008D19BF" w:rsidR="00F95440">
        <w:rPr>
          <w:rFonts w:ascii="宋体" w:hAnsi="宋体" w:hint="eastAsia"/>
          <w:color w:val="000000"/>
          <w:kern w:val="0"/>
          <w:sz w:val="24"/>
          <w:u w:val="single"/>
        </w:rPr>
        <w:fldChar w:fldCharType="begin"/>
      </w:r>
      <w:r w:rsidRPr="008D19BF" w:rsidR="00F95440">
        <w:rPr>
          <w:rFonts w:ascii="宋体" w:hAnsi="宋体" w:hint="eastAsia"/>
          <w:color w:val="000000"/>
          <w:kern w:val="0"/>
          <w:sz w:val="24"/>
          <w:u w:val="single"/>
        </w:rPr>
        <w:instrText xml:space="preserve"> DOCPROPERTY  r_ms_address  \* MERGEFORMAT </w:instrText>
      </w:r>
      <w:r w:rsidRPr="008D19BF" w:rsidR="00F95440">
        <w:rPr>
          <w:rFonts w:ascii="宋体" w:hAnsi="宋体" w:hint="eastAsia"/>
          <w:color w:val="000000"/>
          <w:kern w:val="0"/>
          <w:sz w:val="24"/>
          <w:u w:val="single"/>
        </w:rPr>
        <w:fldChar w:fldCharType="separate"/>
      </w:r>
      <w:r w:rsidRPr="008D19BF" w:rsidR="00F95440">
        <w:rPr>
          <w:rFonts w:ascii="宋体" w:hAnsi="宋体" w:hint="eastAsia"/>
          <w:color w:val="000000"/>
          <w:kern w:val="0"/>
          <w:sz w:val="24"/>
          <w:u w:val="single"/>
        </w:rPr>
        <w:t>{</w:t>
      </w:r>
      <w:r w:rsidRPr="008D19BF" w:rsidR="00F95440">
        <w:rPr>
          <w:rFonts w:ascii="宋体" w:hAnsi="宋体" w:hint="eastAsia"/>
          <w:color w:val="000000"/>
          <w:kern w:val="0"/>
          <w:sz w:val="24"/>
          <w:u w:val="single"/>
        </w:rPr>
        <w:t>{ms_address}}</w:t>
      </w:r>
      <w:r w:rsidRPr="008D19BF" w:rsidR="00F95440">
        <w:rPr>
          <w:rFonts w:ascii="宋体" w:hAnsi="宋体" w:hint="eastAsia"/>
          <w:color w:val="000000"/>
          <w:kern w:val="0"/>
          <w:sz w:val="24"/>
          <w:u w:val="single"/>
        </w:rPr>
        <w:fldChar w:fldCharType="end"/>
      </w:r>
      <w:r w:rsidRPr="008D19BF" w:rsidR="00D254C6">
        <w:rPr>
          <w:rFonts w:ascii="宋体" w:hAnsi="宋体" w:hint="eastAsia"/>
          <w:color w:val="000000"/>
          <w:kern w:val="0"/>
          <w:sz w:val="24"/>
          <w:u w:val="single"/>
        </w:rPr>
        <w:t xml:space="preserve"> </w:t>
      </w:r>
    </w:p>
    <w:p w:rsidR="00116D61" w:rsidRPr="008D19BF" w:rsidP="00DC5EEA">
      <w:pPr>
        <w:pStyle w:val="a"/>
        <w:spacing w:line="480" w:lineRule="auto"/>
        <w:ind w:left="0" w:firstLine="0" w:firstLineChars="0"/>
        <w:jc w:val="left"/>
        <w:rPr>
          <w:rFonts w:hint="eastAsia"/>
          <w:color w:val="000000"/>
        </w:rPr>
      </w:pPr>
      <w:r w:rsidRPr="008D19BF" w:rsidR="00F1576C">
        <w:rPr>
          <w:rFonts w:ascii="宋体" w:eastAsia="宋体" w:hAnsi="宋体" w:cs="宋体" w:hint="eastAsia"/>
          <w:color w:val="000000"/>
          <w:kern w:val="0"/>
          <w:sz w:val="24"/>
        </w:rPr>
        <w:t xml:space="preserve">    </w:t>
      </w:r>
      <w:r w:rsidRPr="008D19BF">
        <w:rPr>
          <w:rFonts w:ascii="宋体" w:eastAsia="宋体" w:hAnsi="宋体" w:cs="宋体"/>
          <w:color w:val="000000"/>
          <w:kern w:val="0"/>
          <w:sz w:val="24"/>
        </w:rPr>
        <w:t>邮政编码</w:t>
      </w:r>
      <w:r w:rsidRPr="008D19BF">
        <w:rPr>
          <w:rFonts w:ascii="宋体" w:hAnsi="宋体" w:cs="宋体"/>
          <w:color w:val="000000"/>
          <w:kern w:val="0"/>
          <w:sz w:val="24"/>
        </w:rPr>
        <w:t>：</w:t>
      </w:r>
      <w:r w:rsidRPr="008D19BF" w:rsidR="00D254C6">
        <w:rPr>
          <w:rFonts w:ascii="宋体" w:hAnsi="宋体" w:cs="宋体" w:hint="eastAsia"/>
          <w:color w:val="000000"/>
          <w:kern w:val="0"/>
          <w:sz w:val="24"/>
          <w:u w:val="single"/>
        </w:rPr>
        <w:t xml:space="preserve"> </w:t>
      </w:r>
      <w:r w:rsidRPr="008D19BF" w:rsidR="00F95440">
        <w:rPr>
          <w:rFonts w:ascii="宋体" w:eastAsia="宋体" w:hAnsi="宋体" w:hint="eastAsia"/>
          <w:color w:val="000000"/>
          <w:kern w:val="0"/>
          <w:sz w:val="24"/>
          <w:u w:val="single"/>
        </w:rPr>
        <w:fldChar w:fldCharType="begin"/>
      </w:r>
      <w:r w:rsidRPr="008D19BF" w:rsidR="00F95440">
        <w:rPr>
          <w:rFonts w:ascii="宋体" w:eastAsia="宋体" w:hAnsi="宋体" w:hint="eastAsia"/>
          <w:color w:val="000000"/>
          <w:kern w:val="0"/>
          <w:sz w:val="24"/>
          <w:u w:val="single"/>
        </w:rPr>
        <w:instrText xml:space="preserve"> DOCPROPERTY  r_ms_postcode  \* MERGEFORMAT </w:instrText>
      </w:r>
      <w:r w:rsidRPr="008D19BF" w:rsidR="00F95440">
        <w:rPr>
          <w:rFonts w:ascii="宋体" w:eastAsia="宋体" w:hAnsi="宋体" w:hint="eastAsia"/>
          <w:color w:val="000000"/>
          <w:kern w:val="0"/>
          <w:sz w:val="24"/>
          <w:u w:val="single"/>
        </w:rPr>
        <w:fldChar w:fldCharType="separate"/>
      </w:r>
      <w:r w:rsidRPr="008D19BF" w:rsidR="00F95440">
        <w:rPr>
          <w:rFonts w:ascii="宋体" w:eastAsia="宋体" w:hAnsi="宋体" w:hint="eastAsia"/>
          <w:color w:val="000000"/>
          <w:kern w:val="0"/>
          <w:sz w:val="24"/>
          <w:u w:val="single"/>
        </w:rPr>
        <w:t>{</w:t>
      </w:r>
      <w:r w:rsidRPr="008D19BF" w:rsidR="00F95440">
        <w:rPr>
          <w:rFonts w:ascii="宋体" w:eastAsia="宋体" w:hAnsi="宋体" w:hint="eastAsia"/>
          <w:color w:val="000000"/>
          <w:kern w:val="0"/>
          <w:sz w:val="24"/>
          <w:u w:val="single"/>
        </w:rPr>
        <w:t>{ms_postcode}}</w:t>
      </w:r>
      <w:r w:rsidRPr="008D19BF" w:rsidR="00F95440">
        <w:rPr>
          <w:rFonts w:ascii="宋体" w:eastAsia="宋体" w:hAnsi="宋体" w:hint="eastAsia"/>
          <w:color w:val="000000"/>
          <w:kern w:val="0"/>
          <w:sz w:val="24"/>
          <w:u w:val="single"/>
        </w:rPr>
        <w:fldChar w:fldCharType="end"/>
      </w:r>
      <w:r w:rsidRPr="008D19BF" w:rsidR="00D254C6">
        <w:rPr>
          <w:rFonts w:ascii="宋体" w:eastAsia="宋体" w:hAnsi="宋体" w:hint="eastAsia"/>
          <w:color w:val="000000"/>
          <w:kern w:val="0"/>
          <w:sz w:val="24"/>
          <w:u w:val="single"/>
        </w:rPr>
        <w:t xml:space="preserve"> </w:t>
      </w:r>
      <w:r w:rsidR="00685F68">
        <w:rPr>
          <w:rFonts w:ascii="仿宋_GB2312" w:hint="eastAsia"/>
          <w:color w:val="000000"/>
        </w:rPr>
        <w:t>，</w:t>
      </w:r>
      <w:r w:rsidRPr="008D19BF" w:rsidR="00F1576C">
        <w:rPr>
          <w:rFonts w:ascii="仿宋_GB2312" w:hint="eastAsia"/>
          <w:color w:val="000000"/>
        </w:rPr>
        <w:t xml:space="preserve">        </w:t>
      </w:r>
      <w:r w:rsidRPr="008D19BF">
        <w:rPr>
          <w:rFonts w:ascii="宋体" w:eastAsia="宋体" w:hAnsi="宋体" w:cs="宋体"/>
          <w:color w:val="000000"/>
          <w:kern w:val="0"/>
          <w:sz w:val="24"/>
        </w:rPr>
        <w:t>联系电话</w:t>
      </w:r>
      <w:r w:rsidRPr="008D19BF">
        <w:rPr>
          <w:rFonts w:ascii="宋体" w:hAnsi="宋体" w:cs="宋体"/>
          <w:color w:val="000000"/>
          <w:kern w:val="0"/>
          <w:sz w:val="24"/>
        </w:rPr>
        <w:t>：</w:t>
      </w:r>
      <w:r w:rsidRPr="008D19BF" w:rsidR="00D254C6">
        <w:rPr>
          <w:rFonts w:ascii="宋体" w:hAnsi="宋体" w:cs="宋体" w:hint="eastAsia"/>
          <w:color w:val="000000"/>
          <w:kern w:val="0"/>
          <w:sz w:val="24"/>
          <w:u w:val="single"/>
        </w:rPr>
        <w:t xml:space="preserve"> </w:t>
      </w:r>
      <w:r w:rsidRPr="008D19BF" w:rsidR="00F95440">
        <w:rPr>
          <w:rFonts w:ascii="宋体" w:eastAsia="宋体" w:hAnsi="宋体"/>
          <w:color w:val="000000"/>
          <w:kern w:val="0"/>
          <w:sz w:val="24"/>
          <w:u w:val="single"/>
        </w:rPr>
        <w:fldChar w:fldCharType="begin"/>
      </w:r>
      <w:r w:rsidRPr="008D19BF" w:rsidR="00F95440">
        <w:rPr>
          <w:rFonts w:ascii="宋体" w:eastAsia="宋体" w:hAnsi="宋体"/>
          <w:color w:val="000000"/>
          <w:kern w:val="0"/>
          <w:sz w:val="24"/>
          <w:u w:val="single"/>
        </w:rPr>
        <w:instrText xml:space="preserve"> </w:instrText>
      </w:r>
      <w:r w:rsidRPr="008D19BF" w:rsidR="00F95440">
        <w:rPr>
          <w:rFonts w:ascii="宋体" w:eastAsia="宋体" w:hAnsi="宋体" w:hint="eastAsia"/>
          <w:color w:val="000000"/>
          <w:kern w:val="0"/>
          <w:sz w:val="24"/>
          <w:u w:val="single"/>
        </w:rPr>
        <w:instrText>DOCPROPERTY  r_ms_tel  \* MERGEFORMAT</w:instrText>
      </w:r>
      <w:r w:rsidRPr="008D19BF" w:rsidR="00F95440">
        <w:rPr>
          <w:rFonts w:ascii="宋体" w:eastAsia="宋体" w:hAnsi="宋体"/>
          <w:color w:val="000000"/>
          <w:kern w:val="0"/>
          <w:sz w:val="24"/>
          <w:u w:val="single"/>
        </w:rPr>
        <w:instrText xml:space="preserve"> </w:instrText>
      </w:r>
      <w:r w:rsidRPr="008D19BF" w:rsidR="00F95440">
        <w:rPr>
          <w:rFonts w:ascii="宋体" w:eastAsia="宋体" w:hAnsi="宋体"/>
          <w:color w:val="000000"/>
          <w:kern w:val="0"/>
          <w:sz w:val="24"/>
          <w:u w:val="single"/>
        </w:rPr>
        <w:fldChar w:fldCharType="separate"/>
      </w:r>
      <w:r w:rsidRPr="008D19BF" w:rsidR="00F95440">
        <w:rPr>
          <w:rFonts w:ascii="宋体" w:eastAsia="宋体" w:hAnsi="宋体"/>
          <w:color w:val="000000"/>
          <w:kern w:val="0"/>
          <w:sz w:val="24"/>
          <w:u w:val="single"/>
        </w:rPr>
        <w:t>{</w:t>
      </w:r>
      <w:r w:rsidRPr="008D19BF" w:rsidR="00F95440">
        <w:rPr>
          <w:rFonts w:ascii="宋体" w:eastAsia="宋体" w:hAnsi="宋体" w:hint="eastAsia"/>
          <w:color w:val="000000"/>
          <w:kern w:val="0"/>
          <w:sz w:val="24"/>
          <w:u w:val="single"/>
        </w:rPr>
        <w:t>{ms_tel}}</w:t>
      </w:r>
      <w:r w:rsidRPr="008D19BF" w:rsidR="00F95440">
        <w:rPr>
          <w:rFonts w:ascii="宋体" w:eastAsia="宋体" w:hAnsi="宋体"/>
          <w:color w:val="000000"/>
          <w:kern w:val="0"/>
          <w:sz w:val="24"/>
          <w:u w:val="single"/>
        </w:rPr>
        <w:fldChar w:fldCharType="end"/>
      </w:r>
      <w:r w:rsidRPr="008D19BF" w:rsidR="00D254C6">
        <w:rPr>
          <w:rFonts w:ascii="宋体" w:eastAsia="宋体" w:hAnsi="宋体" w:hint="eastAsia"/>
          <w:color w:val="000000"/>
          <w:kern w:val="0"/>
          <w:sz w:val="24"/>
          <w:u w:val="single"/>
        </w:rPr>
        <w:t xml:space="preserve"> </w:t>
      </w:r>
    </w:p>
    <w:p w:rsidR="00116D61" w:rsidRPr="008D19BF" w:rsidP="00DC5EEA">
      <w:pPr>
        <w:widowControl/>
        <w:spacing w:line="480" w:lineRule="auto"/>
        <w:jc w:val="left"/>
        <w:rPr>
          <w:rFonts w:ascii="宋体" w:hAnsi="宋体" w:hint="eastAsia"/>
          <w:color w:val="000000"/>
          <w:kern w:val="0"/>
          <w:sz w:val="24"/>
          <w:u w:val="single"/>
        </w:rPr>
      </w:pPr>
      <w:r w:rsidRPr="008D19BF">
        <w:rPr>
          <w:rFonts w:ascii="宋体" w:hAnsi="宋体" w:cs="宋体"/>
          <w:color w:val="000000"/>
          <w:kern w:val="0"/>
          <w:sz w:val="24"/>
        </w:rPr>
        <w:t>　　【</w:t>
      </w:r>
      <w:sdt>
        <w:sdtPr>
          <w:id w:val="572881331"/>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Pr>
          <w:rFonts w:ascii="宋体" w:hAnsi="宋体" w:cs="宋体"/>
          <w:color w:val="000000"/>
          <w:kern w:val="0"/>
          <w:sz w:val="24"/>
        </w:rPr>
        <w:t>委托代理人</w:t>
      </w:r>
      <w:r w:rsidRPr="008D19BF">
        <w:rPr>
          <w:rFonts w:ascii="宋体" w:hAnsi="宋体" w:cs="宋体"/>
          <w:color w:val="000000"/>
          <w:kern w:val="0"/>
          <w:sz w:val="24"/>
        </w:rPr>
        <w:t>】【</w:t>
      </w:r>
      <w:sdt>
        <w:sdtPr>
          <w:id w:val="258600900"/>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Pr>
          <w:rFonts w:ascii="宋体" w:hAnsi="宋体" w:cs="宋体"/>
          <w:color w:val="000000"/>
          <w:kern w:val="0"/>
          <w:sz w:val="24"/>
        </w:rPr>
        <w:t>法定代理人</w:t>
      </w:r>
      <w:r w:rsidRPr="008D19BF">
        <w:rPr>
          <w:rFonts w:ascii="宋体" w:hAnsi="宋体" w:cs="宋体"/>
          <w:color w:val="000000"/>
          <w:kern w:val="0"/>
          <w:sz w:val="24"/>
        </w:rPr>
        <w:t>】：</w:t>
      </w:r>
      <w:r w:rsidRPr="008D19BF" w:rsidR="00D254C6">
        <w:rPr>
          <w:rFonts w:ascii="宋体" w:hAnsi="宋体" w:cs="宋体" w:hint="eastAsia"/>
          <w:color w:val="000000"/>
          <w:kern w:val="0"/>
          <w:sz w:val="24"/>
          <w:u w:val="single"/>
        </w:rPr>
        <w:t xml:space="preserve"> </w:t>
      </w:r>
      <w:r w:rsidRPr="008D19BF" w:rsidR="00B322FB">
        <w:rPr>
          <w:rFonts w:ascii="宋体" w:hAnsi="宋体" w:hint="eastAsia"/>
          <w:color w:val="000000"/>
          <w:sz w:val="24"/>
          <w:u w:val="single"/>
        </w:rPr>
        <w:fldChar w:fldCharType="begin"/>
      </w:r>
      <w:r w:rsidRPr="008D19BF" w:rsidR="00B322FB">
        <w:rPr>
          <w:rFonts w:ascii="宋体" w:hAnsi="宋体" w:hint="eastAsia"/>
          <w:color w:val="000000"/>
          <w:sz w:val="24"/>
          <w:u w:val="single"/>
        </w:rPr>
        <w:instrText xml:space="preserve"> DOCPROPERT</w:instrText>
      </w:r>
      <w:r w:rsidRPr="008D19BF" w:rsidR="00B322FB">
        <w:rPr>
          <w:rFonts w:ascii="宋体" w:hAnsi="宋体" w:hint="eastAsia"/>
          <w:color w:val="000000"/>
          <w:sz w:val="24"/>
          <w:u w:val="single"/>
        </w:rPr>
        <w:instrText xml:space="preserve">Y  r_ms_agentname  \* MERGEFORMAT </w:instrText>
      </w:r>
      <w:r w:rsidRPr="008D19BF" w:rsidR="00B322FB">
        <w:rPr>
          <w:rFonts w:ascii="宋体" w:hAnsi="宋体" w:hint="eastAsia"/>
          <w:color w:val="000000"/>
          <w:sz w:val="24"/>
          <w:u w:val="single"/>
        </w:rPr>
        <w:fldChar w:fldCharType="separate"/>
      </w:r>
      <w:r w:rsidRPr="008D19BF" w:rsidR="00B322FB">
        <w:rPr>
          <w:rFonts w:ascii="宋体" w:hAnsi="宋体" w:hint="eastAsia"/>
          <w:color w:val="000000"/>
          <w:sz w:val="24"/>
          <w:u w:val="single"/>
        </w:rPr>
        <w:t>{</w:t>
      </w:r>
      <w:r w:rsidRPr="008D19BF" w:rsidR="00B322FB">
        <w:rPr>
          <w:rFonts w:ascii="宋体" w:hAnsi="宋体" w:hint="eastAsia"/>
          <w:color w:val="000000"/>
          <w:sz w:val="24"/>
          <w:u w:val="single"/>
        </w:rPr>
        <w:t>{ms_agentname}}</w:t>
      </w:r>
      <w:r w:rsidRPr="008D19BF" w:rsidR="00B322FB">
        <w:rPr>
          <w:rFonts w:ascii="宋体" w:hAnsi="宋体" w:hint="eastAsia"/>
          <w:color w:val="000000"/>
          <w:sz w:val="24"/>
          <w:u w:val="single"/>
        </w:rPr>
        <w:fldChar w:fldCharType="end"/>
      </w:r>
      <w:r w:rsidRPr="008D19BF" w:rsidR="00D254C6">
        <w:rPr>
          <w:rFonts w:ascii="宋体" w:hAnsi="宋体" w:hint="eastAsia"/>
          <w:color w:val="000000"/>
          <w:sz w:val="24"/>
          <w:u w:val="single"/>
        </w:rPr>
        <w:t xml:space="preserve"> </w:t>
      </w:r>
    </w:p>
    <w:p w:rsidR="004E34AF" w:rsidRPr="008D19BF" w:rsidP="00DC5EEA">
      <w:pPr>
        <w:pStyle w:val="a0"/>
        <w:spacing w:line="480" w:lineRule="auto"/>
        <w:rPr>
          <w:rFonts w:ascii="宋体" w:eastAsia="宋体" w:hAnsi="宋体" w:hint="eastAsia"/>
          <w:color w:val="000000"/>
          <w:kern w:val="0"/>
          <w:sz w:val="24"/>
          <w:szCs w:val="24"/>
          <w:u w:val="single"/>
        </w:rPr>
      </w:pPr>
      <w:r w:rsidRPr="008D19BF" w:rsidR="00116D61">
        <w:rPr>
          <w:rFonts w:ascii="宋体" w:hAnsi="宋体" w:cs="宋体"/>
          <w:color w:val="000000"/>
          <w:kern w:val="0"/>
          <w:sz w:val="24"/>
        </w:rPr>
        <w:t>　　【</w:t>
      </w:r>
      <w:sdt>
        <w:sdtPr>
          <w:id w:val="1349547007"/>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116D61">
        <w:rPr>
          <w:rFonts w:ascii="宋体" w:hAnsi="宋体" w:cs="宋体"/>
          <w:color w:val="000000"/>
          <w:kern w:val="0"/>
          <w:sz w:val="24"/>
        </w:rPr>
        <w:t>国籍</w:t>
      </w:r>
      <w:r w:rsidRPr="008D19BF" w:rsidR="00116D61">
        <w:rPr>
          <w:rFonts w:ascii="宋体" w:hAnsi="宋体" w:cs="宋体"/>
          <w:color w:val="000000"/>
          <w:kern w:val="0"/>
          <w:sz w:val="24"/>
        </w:rPr>
        <w:t>】【</w:t>
      </w:r>
      <w:sdt>
        <w:sdtPr>
          <w:id w:val="1720000174"/>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116D61">
        <w:rPr>
          <w:rFonts w:ascii="宋体" w:hAnsi="宋体" w:cs="宋体"/>
          <w:color w:val="000000"/>
          <w:kern w:val="0"/>
          <w:sz w:val="24"/>
        </w:rPr>
        <w:t>户籍所在地</w:t>
      </w:r>
      <w:r w:rsidRPr="008D19BF" w:rsidR="00116D61">
        <w:rPr>
          <w:rFonts w:ascii="宋体" w:hAnsi="宋体" w:cs="宋体"/>
          <w:color w:val="000000"/>
          <w:kern w:val="0"/>
          <w:sz w:val="24"/>
        </w:rPr>
        <w:t>】：</w:t>
      </w:r>
      <w:r w:rsidRPr="008D19BF" w:rsidR="00D254C6">
        <w:rPr>
          <w:rFonts w:ascii="宋体" w:hAnsi="宋体" w:cs="宋体" w:hint="eastAsia"/>
          <w:color w:val="000000"/>
          <w:kern w:val="0"/>
          <w:sz w:val="24"/>
          <w:u w:val="single"/>
        </w:rPr>
        <w:t xml:space="preserve"> </w:t>
      </w:r>
      <w:r w:rsidRPr="008D19BF" w:rsidR="00B322FB">
        <w:rPr>
          <w:rFonts w:ascii="宋体" w:eastAsia="宋体" w:hAnsi="宋体" w:cs="宋体" w:hint="eastAsia"/>
          <w:color w:val="000000"/>
          <w:kern w:val="0"/>
          <w:sz w:val="24"/>
          <w:szCs w:val="24"/>
          <w:u w:val="single"/>
        </w:rPr>
        <w:fldChar w:fldCharType="begin"/>
      </w:r>
      <w:r w:rsidRPr="008D19BF" w:rsidR="00B322FB">
        <w:rPr>
          <w:rFonts w:ascii="宋体" w:eastAsia="宋体" w:hAnsi="宋体" w:cs="宋体" w:hint="eastAsia"/>
          <w:color w:val="000000"/>
          <w:kern w:val="0"/>
          <w:sz w:val="24"/>
          <w:szCs w:val="24"/>
          <w:u w:val="single"/>
        </w:rPr>
        <w:instrText xml:space="preserve"> DOCPROPERTY  r_ms_agenthj  \* MERGEFORMAT </w:instrText>
      </w:r>
      <w:r w:rsidRPr="008D19BF" w:rsidR="00B322FB">
        <w:rPr>
          <w:rFonts w:ascii="宋体" w:eastAsia="宋体" w:hAnsi="宋体" w:cs="宋体" w:hint="eastAsia"/>
          <w:color w:val="000000"/>
          <w:kern w:val="0"/>
          <w:sz w:val="24"/>
          <w:szCs w:val="24"/>
          <w:u w:val="single"/>
        </w:rPr>
        <w:fldChar w:fldCharType="separate"/>
      </w:r>
      <w:r w:rsidRPr="008D19BF" w:rsidR="00B322FB">
        <w:rPr>
          <w:rFonts w:ascii="宋体" w:eastAsia="宋体" w:hAnsi="宋体" w:cs="宋体" w:hint="eastAsia"/>
          <w:color w:val="000000"/>
          <w:kern w:val="0"/>
          <w:sz w:val="24"/>
          <w:szCs w:val="24"/>
          <w:u w:val="single"/>
        </w:rPr>
        <w:t>{</w:t>
      </w:r>
      <w:r w:rsidRPr="008D19BF" w:rsidR="00B322FB">
        <w:rPr>
          <w:rFonts w:ascii="宋体" w:eastAsia="宋体" w:hAnsi="宋体" w:cs="宋体" w:hint="eastAsia"/>
          <w:color w:val="000000"/>
          <w:kern w:val="0"/>
          <w:sz w:val="24"/>
          <w:szCs w:val="24"/>
          <w:u w:val="single"/>
        </w:rPr>
        <w:t>{ms_agenthj}}</w:t>
      </w:r>
      <w:r w:rsidRPr="008D19BF" w:rsidR="00B322FB">
        <w:rPr>
          <w:rFonts w:ascii="宋体" w:eastAsia="宋体" w:hAnsi="宋体" w:cs="宋体" w:hint="eastAsia"/>
          <w:color w:val="000000"/>
          <w:kern w:val="0"/>
          <w:sz w:val="24"/>
          <w:szCs w:val="24"/>
          <w:u w:val="single"/>
        </w:rPr>
        <w:fldChar w:fldCharType="end"/>
      </w:r>
      <w:r w:rsidRPr="008D19BF" w:rsidR="00D254C6">
        <w:rPr>
          <w:rFonts w:ascii="宋体" w:eastAsia="宋体" w:hAnsi="宋体" w:cs="宋体" w:hint="eastAsia"/>
          <w:color w:val="000000"/>
          <w:kern w:val="0"/>
          <w:sz w:val="24"/>
          <w:szCs w:val="24"/>
          <w:u w:val="single"/>
        </w:rPr>
        <w:t xml:space="preserve"> </w:t>
      </w:r>
    </w:p>
    <w:p w:rsidR="00FD2B66" w:rsidRPr="008D19BF" w:rsidP="00FD2B66">
      <w:pPr>
        <w:widowControl/>
        <w:spacing w:line="480" w:lineRule="auto"/>
        <w:ind w:firstLine="480"/>
        <w:jc w:val="left"/>
        <w:rPr>
          <w:rFonts w:ascii="宋体" w:hAnsi="宋体" w:cs="宋体" w:hint="eastAsia"/>
          <w:color w:val="000000"/>
          <w:kern w:val="0"/>
          <w:sz w:val="24"/>
        </w:rPr>
      </w:pPr>
      <w:r w:rsidRPr="008D19BF" w:rsidR="00116D61">
        <w:rPr>
          <w:rFonts w:ascii="宋体" w:hAnsi="宋体" w:cs="宋体"/>
          <w:color w:val="000000"/>
          <w:kern w:val="0"/>
          <w:sz w:val="24"/>
        </w:rPr>
        <w:t>证件类型：</w:t>
      </w:r>
      <w:r w:rsidRPr="008D19BF" w:rsidR="00D254C6">
        <w:rPr>
          <w:rFonts w:ascii="宋体" w:hAnsi="宋体" w:cs="宋体" w:hint="eastAsia"/>
          <w:color w:val="000000"/>
          <w:kern w:val="0"/>
          <w:sz w:val="24"/>
          <w:u w:val="single"/>
        </w:rPr>
        <w:t xml:space="preserve"> </w:t>
      </w:r>
      <w:r w:rsidRPr="008D19BF" w:rsidR="00155A14">
        <w:rPr>
          <w:rFonts w:ascii="宋体" w:hAnsi="宋体"/>
          <w:color w:val="000000"/>
          <w:kern w:val="0"/>
          <w:sz w:val="24"/>
          <w:u w:val="single"/>
        </w:rPr>
        <w:fldChar w:fldCharType="begin"/>
      </w:r>
      <w:r w:rsidRPr="008D19BF" w:rsidR="00155A14">
        <w:rPr>
          <w:rFonts w:ascii="宋体" w:hAnsi="宋体"/>
          <w:color w:val="000000"/>
          <w:kern w:val="0"/>
          <w:sz w:val="24"/>
          <w:u w:val="single"/>
        </w:rPr>
        <w:instrText xml:space="preserve"> </w:instrText>
      </w:r>
      <w:r w:rsidRPr="008D19BF" w:rsidR="00155A14">
        <w:rPr>
          <w:rFonts w:ascii="宋体" w:hAnsi="宋体" w:hint="eastAsia"/>
          <w:color w:val="000000"/>
          <w:kern w:val="0"/>
          <w:sz w:val="24"/>
          <w:u w:val="single"/>
        </w:rPr>
        <w:instrText>DOCPROPERTY  r_ms_agent_ictype  \* MERGEFORMAT</w:instrText>
      </w:r>
      <w:r w:rsidRPr="008D19BF" w:rsidR="00155A14">
        <w:rPr>
          <w:rFonts w:ascii="宋体" w:hAnsi="宋体"/>
          <w:color w:val="000000"/>
          <w:kern w:val="0"/>
          <w:sz w:val="24"/>
          <w:u w:val="single"/>
        </w:rPr>
        <w:instrText xml:space="preserve"> </w:instrText>
      </w:r>
      <w:r w:rsidRPr="008D19BF" w:rsidR="00155A14">
        <w:rPr>
          <w:rFonts w:ascii="宋体" w:hAnsi="宋体"/>
          <w:color w:val="000000"/>
          <w:kern w:val="0"/>
          <w:sz w:val="24"/>
          <w:u w:val="single"/>
        </w:rPr>
        <w:fldChar w:fldCharType="separate"/>
      </w:r>
      <w:r w:rsidRPr="008D19BF" w:rsidR="00155A14">
        <w:rPr>
          <w:rFonts w:ascii="宋体" w:hAnsi="宋体"/>
          <w:color w:val="000000"/>
          <w:kern w:val="0"/>
          <w:sz w:val="24"/>
          <w:u w:val="single"/>
        </w:rPr>
        <w:t>{</w:t>
      </w:r>
      <w:r w:rsidRPr="008D19BF" w:rsidR="00155A14">
        <w:rPr>
          <w:rFonts w:ascii="宋体" w:hAnsi="宋体" w:hint="eastAsia"/>
          <w:color w:val="000000"/>
          <w:kern w:val="0"/>
          <w:sz w:val="24"/>
          <w:u w:val="single"/>
        </w:rPr>
        <w:t>{ms_agent_ictype}}</w:t>
      </w:r>
      <w:r w:rsidRPr="008D19BF" w:rsidR="00155A14">
        <w:rPr>
          <w:rFonts w:ascii="宋体" w:hAnsi="宋体"/>
          <w:color w:val="000000"/>
          <w:kern w:val="0"/>
          <w:sz w:val="24"/>
          <w:u w:val="single"/>
        </w:rPr>
        <w:fldChar w:fldCharType="end"/>
      </w:r>
      <w:r w:rsidRPr="008D19BF" w:rsidR="00D254C6">
        <w:rPr>
          <w:rFonts w:ascii="宋体" w:hAnsi="宋体" w:hint="eastAsia"/>
          <w:color w:val="000000"/>
          <w:kern w:val="0"/>
          <w:sz w:val="24"/>
          <w:u w:val="single"/>
        </w:rPr>
        <w:t xml:space="preserve"> </w:t>
      </w:r>
      <w:r w:rsidRPr="008D19BF" w:rsidR="00116D61">
        <w:rPr>
          <w:rFonts w:ascii="宋体" w:hAnsi="宋体" w:cs="宋体"/>
          <w:color w:val="000000"/>
          <w:kern w:val="0"/>
          <w:sz w:val="24"/>
        </w:rPr>
        <w:t>，</w:t>
      </w:r>
      <w:r w:rsidRPr="008D19BF">
        <w:rPr>
          <w:rFonts w:ascii="宋体" w:hAnsi="宋体" w:cs="宋体" w:hint="eastAsia"/>
          <w:color w:val="000000"/>
          <w:kern w:val="0"/>
          <w:sz w:val="24"/>
        </w:rPr>
        <w:tab/>
        <w:tab/>
        <w:tab/>
      </w:r>
      <w:r w:rsidRPr="008D19BF" w:rsidR="00116D61">
        <w:rPr>
          <w:rFonts w:ascii="宋体" w:hAnsi="宋体" w:cs="宋体"/>
          <w:color w:val="000000"/>
          <w:kern w:val="0"/>
          <w:sz w:val="24"/>
        </w:rPr>
        <w:t>证号：</w:t>
      </w:r>
      <w:r w:rsidRPr="008D19BF" w:rsidR="00D254C6">
        <w:rPr>
          <w:rFonts w:ascii="宋体" w:hAnsi="宋体" w:cs="宋体" w:hint="eastAsia"/>
          <w:color w:val="000000"/>
          <w:kern w:val="0"/>
          <w:sz w:val="24"/>
          <w:u w:val="single"/>
        </w:rPr>
        <w:t xml:space="preserve"> </w:t>
      </w:r>
      <w:r w:rsidRPr="008D19BF" w:rsidR="00155A14">
        <w:rPr>
          <w:rFonts w:ascii="宋体" w:hAnsi="宋体"/>
          <w:color w:val="000000"/>
          <w:kern w:val="0"/>
          <w:sz w:val="24"/>
          <w:u w:val="single"/>
        </w:rPr>
        <w:fldChar w:fldCharType="begin"/>
      </w:r>
      <w:r w:rsidRPr="008D19BF" w:rsidR="00155A14">
        <w:rPr>
          <w:rFonts w:ascii="宋体" w:hAnsi="宋体"/>
          <w:color w:val="000000"/>
          <w:kern w:val="0"/>
          <w:sz w:val="24"/>
          <w:u w:val="single"/>
        </w:rPr>
        <w:instrText xml:space="preserve"> </w:instrText>
      </w:r>
      <w:r w:rsidRPr="008D19BF" w:rsidR="00155A14">
        <w:rPr>
          <w:rFonts w:ascii="宋体" w:hAnsi="宋体" w:hint="eastAsia"/>
          <w:color w:val="000000"/>
          <w:kern w:val="0"/>
          <w:sz w:val="24"/>
          <w:u w:val="single"/>
        </w:rPr>
        <w:instrText>DOCPROPERTY  r_ms_agent_i</w:instrText>
      </w:r>
      <w:r w:rsidRPr="008D19BF" w:rsidR="00155A14">
        <w:rPr>
          <w:rFonts w:ascii="宋体" w:hAnsi="宋体" w:hint="eastAsia"/>
          <w:color w:val="000000"/>
          <w:kern w:val="0"/>
          <w:sz w:val="24"/>
          <w:u w:val="single"/>
        </w:rPr>
        <w:instrText>cno  \* MERGEFORMAT</w:instrText>
      </w:r>
      <w:r w:rsidRPr="008D19BF" w:rsidR="00155A14">
        <w:rPr>
          <w:rFonts w:ascii="宋体" w:hAnsi="宋体"/>
          <w:color w:val="000000"/>
          <w:kern w:val="0"/>
          <w:sz w:val="24"/>
          <w:u w:val="single"/>
        </w:rPr>
        <w:instrText xml:space="preserve"> </w:instrText>
      </w:r>
      <w:r w:rsidRPr="008D19BF" w:rsidR="00155A14">
        <w:rPr>
          <w:rFonts w:ascii="宋体" w:hAnsi="宋体"/>
          <w:color w:val="000000"/>
          <w:kern w:val="0"/>
          <w:sz w:val="24"/>
          <w:u w:val="single"/>
        </w:rPr>
        <w:fldChar w:fldCharType="separate"/>
      </w:r>
      <w:r w:rsidRPr="008D19BF" w:rsidR="00155A14">
        <w:rPr>
          <w:rFonts w:ascii="宋体" w:hAnsi="宋体"/>
          <w:color w:val="000000"/>
          <w:kern w:val="0"/>
          <w:sz w:val="24"/>
          <w:u w:val="single"/>
        </w:rPr>
        <w:t>{</w:t>
      </w:r>
      <w:r w:rsidRPr="008D19BF" w:rsidR="00155A14">
        <w:rPr>
          <w:rFonts w:ascii="宋体" w:hAnsi="宋体" w:hint="eastAsia"/>
          <w:color w:val="000000"/>
          <w:kern w:val="0"/>
          <w:sz w:val="24"/>
          <w:u w:val="single"/>
        </w:rPr>
        <w:t>{ms_agent_icno}}</w:t>
      </w:r>
      <w:r w:rsidRPr="008D19BF" w:rsidR="00155A14">
        <w:rPr>
          <w:rFonts w:ascii="宋体" w:hAnsi="宋体"/>
          <w:color w:val="000000"/>
          <w:kern w:val="0"/>
          <w:sz w:val="24"/>
          <w:u w:val="single"/>
        </w:rPr>
        <w:fldChar w:fldCharType="end"/>
      </w:r>
      <w:r w:rsidRPr="008D19BF" w:rsidR="00D254C6">
        <w:rPr>
          <w:rFonts w:ascii="宋体" w:hAnsi="宋体" w:hint="eastAsia"/>
          <w:color w:val="000000"/>
          <w:kern w:val="0"/>
          <w:sz w:val="24"/>
          <w:u w:val="single"/>
        </w:rPr>
        <w:t xml:space="preserve"> </w:t>
      </w:r>
      <w:r w:rsidRPr="008D19BF" w:rsidR="00116D61">
        <w:rPr>
          <w:rFonts w:ascii="宋体" w:hAnsi="宋体" w:cs="宋体"/>
          <w:color w:val="000000"/>
          <w:kern w:val="0"/>
          <w:sz w:val="24"/>
        </w:rPr>
        <w:t>　</w:t>
      </w:r>
    </w:p>
    <w:p w:rsidR="00140EF7" w:rsidRPr="008D19BF" w:rsidP="00FD2B66">
      <w:pPr>
        <w:widowControl/>
        <w:spacing w:line="480" w:lineRule="auto"/>
        <w:ind w:firstLine="480"/>
        <w:jc w:val="left"/>
        <w:rPr>
          <w:rFonts w:ascii="宋体" w:hAnsi="宋体" w:cs="宋体" w:hint="eastAsia"/>
          <w:color w:val="000000"/>
          <w:kern w:val="0"/>
          <w:sz w:val="24"/>
        </w:rPr>
      </w:pPr>
      <w:r w:rsidRPr="008D19BF" w:rsidR="00116D61">
        <w:rPr>
          <w:rFonts w:ascii="宋体" w:hAnsi="宋体" w:cs="宋体"/>
          <w:color w:val="000000"/>
          <w:kern w:val="0"/>
          <w:sz w:val="24"/>
        </w:rPr>
        <w:t>出生日期：</w:t>
      </w:r>
      <w:r w:rsidRPr="008D19BF" w:rsidR="00D254C6">
        <w:rPr>
          <w:rFonts w:ascii="宋体" w:hAnsi="宋体" w:cs="宋体" w:hint="eastAsia"/>
          <w:color w:val="000000"/>
          <w:kern w:val="0"/>
          <w:sz w:val="24"/>
          <w:u w:val="single"/>
        </w:rPr>
        <w:t xml:space="preserve"> </w:t>
      </w:r>
      <w:r w:rsidRPr="008D19BF" w:rsidR="00155A14">
        <w:rPr>
          <w:rFonts w:ascii="宋体" w:hAnsi="宋体"/>
          <w:color w:val="000000"/>
          <w:kern w:val="0"/>
          <w:sz w:val="24"/>
          <w:u w:val="single"/>
        </w:rPr>
        <w:fldChar w:fldCharType="begin"/>
      </w:r>
      <w:r w:rsidRPr="008D19BF" w:rsidR="00155A14">
        <w:rPr>
          <w:rFonts w:ascii="宋体" w:hAnsi="宋体"/>
          <w:color w:val="000000"/>
          <w:kern w:val="0"/>
          <w:sz w:val="24"/>
          <w:u w:val="single"/>
        </w:rPr>
        <w:instrText xml:space="preserve"> </w:instrText>
      </w:r>
      <w:r w:rsidRPr="008D19BF" w:rsidR="00155A14">
        <w:rPr>
          <w:rFonts w:ascii="宋体" w:hAnsi="宋体" w:hint="eastAsia"/>
          <w:color w:val="000000"/>
          <w:kern w:val="0"/>
          <w:sz w:val="24"/>
          <w:u w:val="single"/>
        </w:rPr>
        <w:instrText>DOCPROPERTY  r_ms_agent_birthday  \* MERGEFORMAT</w:instrText>
      </w:r>
      <w:r w:rsidRPr="008D19BF" w:rsidR="00155A14">
        <w:rPr>
          <w:rFonts w:ascii="宋体" w:hAnsi="宋体"/>
          <w:color w:val="000000"/>
          <w:kern w:val="0"/>
          <w:sz w:val="24"/>
          <w:u w:val="single"/>
        </w:rPr>
        <w:instrText xml:space="preserve"> </w:instrText>
      </w:r>
      <w:r w:rsidRPr="008D19BF" w:rsidR="00155A14">
        <w:rPr>
          <w:rFonts w:ascii="宋体" w:hAnsi="宋体"/>
          <w:color w:val="000000"/>
          <w:kern w:val="0"/>
          <w:sz w:val="24"/>
          <w:u w:val="single"/>
        </w:rPr>
        <w:fldChar w:fldCharType="separate"/>
      </w:r>
      <w:r w:rsidRPr="008D19BF" w:rsidR="00155A14">
        <w:rPr>
          <w:rFonts w:ascii="宋体" w:hAnsi="宋体"/>
          <w:color w:val="000000"/>
          <w:kern w:val="0"/>
          <w:sz w:val="24"/>
          <w:u w:val="single"/>
        </w:rPr>
        <w:t>{</w:t>
      </w:r>
      <w:r w:rsidRPr="008D19BF" w:rsidR="00155A14">
        <w:rPr>
          <w:rFonts w:ascii="宋体" w:hAnsi="宋体" w:hint="eastAsia"/>
          <w:color w:val="000000"/>
          <w:kern w:val="0"/>
          <w:sz w:val="24"/>
          <w:u w:val="single"/>
        </w:rPr>
        <w:t>{ms_agent_birthday}}</w:t>
      </w:r>
      <w:r w:rsidRPr="008D19BF" w:rsidR="00155A14">
        <w:rPr>
          <w:rFonts w:ascii="宋体" w:hAnsi="宋体"/>
          <w:color w:val="000000"/>
          <w:kern w:val="0"/>
          <w:sz w:val="24"/>
          <w:u w:val="single"/>
        </w:rPr>
        <w:fldChar w:fldCharType="end"/>
      </w:r>
      <w:r w:rsidRPr="008D19BF" w:rsidR="00D254C6">
        <w:rPr>
          <w:rFonts w:ascii="宋体" w:hAnsi="宋体" w:hint="eastAsia"/>
          <w:color w:val="000000"/>
          <w:kern w:val="0"/>
          <w:sz w:val="24"/>
          <w:u w:val="single"/>
        </w:rPr>
        <w:t xml:space="preserve"> </w:t>
      </w:r>
      <w:r w:rsidRPr="008D19BF" w:rsidR="00116D61">
        <w:rPr>
          <w:rFonts w:ascii="宋体" w:hAnsi="宋体" w:cs="宋体"/>
          <w:color w:val="000000"/>
          <w:kern w:val="0"/>
          <w:sz w:val="24"/>
        </w:rPr>
        <w:t>，</w:t>
      </w:r>
      <w:r w:rsidRPr="008D19BF" w:rsidR="00FD2B66">
        <w:rPr>
          <w:rFonts w:ascii="宋体" w:hAnsi="宋体" w:cs="宋体" w:hint="eastAsia"/>
          <w:color w:val="000000"/>
          <w:kern w:val="0"/>
          <w:sz w:val="24"/>
        </w:rPr>
        <w:tab/>
        <w:tab/>
        <w:tab/>
      </w:r>
      <w:r w:rsidRPr="008D19BF" w:rsidR="00116D61">
        <w:rPr>
          <w:rFonts w:ascii="宋体" w:hAnsi="宋体" w:cs="宋体"/>
          <w:color w:val="000000"/>
          <w:kern w:val="0"/>
          <w:sz w:val="24"/>
        </w:rPr>
        <w:t>性别：</w:t>
      </w:r>
      <w:r w:rsidRPr="008D19BF" w:rsidR="00D254C6">
        <w:rPr>
          <w:rFonts w:ascii="宋体" w:hAnsi="宋体" w:cs="宋体" w:hint="eastAsia"/>
          <w:color w:val="000000"/>
          <w:kern w:val="0"/>
          <w:sz w:val="24"/>
          <w:u w:val="single"/>
        </w:rPr>
        <w:t xml:space="preserve"> </w:t>
      </w:r>
      <w:r w:rsidRPr="008D19BF" w:rsidR="00D13DD0">
        <w:rPr>
          <w:rFonts w:ascii="宋体" w:hAnsi="宋体"/>
          <w:color w:val="000000"/>
          <w:kern w:val="0"/>
          <w:sz w:val="24"/>
          <w:u w:val="single"/>
        </w:rPr>
        <w:fldChar w:fldCharType="begin"/>
      </w:r>
      <w:r w:rsidRPr="008D19BF" w:rsidR="00D13DD0">
        <w:rPr>
          <w:rFonts w:ascii="宋体" w:hAnsi="宋体"/>
          <w:color w:val="000000"/>
          <w:kern w:val="0"/>
          <w:sz w:val="24"/>
          <w:u w:val="single"/>
        </w:rPr>
        <w:instrText xml:space="preserve"> </w:instrText>
      </w:r>
      <w:r w:rsidRPr="008D19BF" w:rsidR="00D13DD0">
        <w:rPr>
          <w:rFonts w:ascii="宋体" w:hAnsi="宋体" w:hint="eastAsia"/>
          <w:color w:val="000000"/>
          <w:kern w:val="0"/>
          <w:sz w:val="24"/>
          <w:u w:val="single"/>
        </w:rPr>
        <w:instrText>DOCPROPERTY  r_ms_agent_sex  \* MERGEFORMAT</w:instrText>
      </w:r>
      <w:r w:rsidRPr="008D19BF" w:rsidR="00D13DD0">
        <w:rPr>
          <w:rFonts w:ascii="宋体" w:hAnsi="宋体"/>
          <w:color w:val="000000"/>
          <w:kern w:val="0"/>
          <w:sz w:val="24"/>
          <w:u w:val="single"/>
        </w:rPr>
        <w:instrText xml:space="preserve"> </w:instrText>
      </w:r>
      <w:r w:rsidRPr="008D19BF" w:rsidR="00D13DD0">
        <w:rPr>
          <w:rFonts w:ascii="宋体" w:hAnsi="宋体"/>
          <w:color w:val="000000"/>
          <w:kern w:val="0"/>
          <w:sz w:val="24"/>
          <w:u w:val="single"/>
        </w:rPr>
        <w:fldChar w:fldCharType="separate"/>
      </w:r>
      <w:r w:rsidRPr="008D19BF" w:rsidR="00D13DD0">
        <w:rPr>
          <w:rFonts w:ascii="宋体" w:hAnsi="宋体"/>
          <w:color w:val="000000"/>
          <w:kern w:val="0"/>
          <w:sz w:val="24"/>
          <w:u w:val="single"/>
        </w:rPr>
        <w:t>{</w:t>
      </w:r>
      <w:r w:rsidRPr="008D19BF" w:rsidR="00D13DD0">
        <w:rPr>
          <w:rFonts w:ascii="宋体" w:hAnsi="宋体" w:hint="eastAsia"/>
          <w:color w:val="000000"/>
          <w:kern w:val="0"/>
          <w:sz w:val="24"/>
          <w:u w:val="single"/>
        </w:rPr>
        <w:t>{ms_agent_sex}}</w:t>
      </w:r>
      <w:r w:rsidRPr="008D19BF" w:rsidR="00D13DD0">
        <w:rPr>
          <w:rFonts w:ascii="宋体" w:hAnsi="宋体"/>
          <w:color w:val="000000"/>
          <w:kern w:val="0"/>
          <w:sz w:val="24"/>
          <w:u w:val="single"/>
        </w:rPr>
        <w:fldChar w:fldCharType="end"/>
      </w:r>
      <w:r w:rsidRPr="008D19BF" w:rsidR="00D254C6">
        <w:rPr>
          <w:rFonts w:ascii="宋体" w:hAnsi="宋体" w:hint="eastAsia"/>
          <w:color w:val="000000"/>
          <w:kern w:val="0"/>
          <w:sz w:val="24"/>
          <w:u w:val="single"/>
        </w:rPr>
        <w:t xml:space="preserve"> </w:t>
      </w:r>
      <w:r w:rsidRPr="008D19BF" w:rsidR="00116D61">
        <w:rPr>
          <w:rFonts w:ascii="宋体" w:hAnsi="宋体" w:cs="宋体"/>
          <w:color w:val="000000"/>
          <w:kern w:val="0"/>
          <w:sz w:val="24"/>
        </w:rPr>
        <w:t>　</w:t>
      </w:r>
    </w:p>
    <w:p w:rsidR="00116D61" w:rsidRPr="008D19BF" w:rsidP="00DC5EEA">
      <w:pPr>
        <w:widowControl/>
        <w:spacing w:line="480" w:lineRule="auto"/>
        <w:jc w:val="left"/>
        <w:rPr>
          <w:rFonts w:ascii="宋体" w:hAnsi="宋体" w:cs="宋体"/>
          <w:color w:val="000000"/>
          <w:kern w:val="0"/>
          <w:sz w:val="24"/>
          <w:u w:val="single"/>
        </w:rPr>
      </w:pPr>
      <w:r w:rsidRPr="008D19BF" w:rsidR="00140EF7">
        <w:rPr>
          <w:rFonts w:ascii="宋体" w:hAnsi="宋体" w:cs="宋体" w:hint="eastAsia"/>
          <w:color w:val="000000"/>
          <w:kern w:val="0"/>
          <w:sz w:val="24"/>
        </w:rPr>
        <w:t xml:space="preserve">  </w:t>
      </w:r>
      <w:r w:rsidRPr="008D19BF">
        <w:rPr>
          <w:rFonts w:ascii="宋体" w:hAnsi="宋体" w:cs="宋体"/>
          <w:color w:val="000000"/>
          <w:kern w:val="0"/>
          <w:sz w:val="24"/>
        </w:rPr>
        <w:t>　通讯地址：</w:t>
      </w:r>
      <w:r w:rsidRPr="008D19BF" w:rsidR="00D254C6">
        <w:rPr>
          <w:rFonts w:ascii="宋体" w:hAnsi="宋体" w:cs="宋体" w:hint="eastAsia"/>
          <w:color w:val="000000"/>
          <w:kern w:val="0"/>
          <w:sz w:val="24"/>
          <w:u w:val="single"/>
        </w:rPr>
        <w:t xml:space="preserve"> </w:t>
      </w:r>
      <w:r w:rsidRPr="008D19BF" w:rsidR="002626E8">
        <w:rPr>
          <w:rFonts w:ascii="宋体" w:hAnsi="宋体" w:cs="宋体"/>
          <w:color w:val="000000"/>
          <w:kern w:val="0"/>
          <w:sz w:val="24"/>
          <w:u w:val="single"/>
        </w:rPr>
        <w:fldChar w:fldCharType="begin"/>
      </w:r>
      <w:r w:rsidRPr="008D19BF" w:rsidR="002626E8">
        <w:rPr>
          <w:rFonts w:ascii="宋体" w:hAnsi="宋体" w:cs="宋体"/>
          <w:color w:val="000000"/>
          <w:kern w:val="0"/>
          <w:sz w:val="24"/>
          <w:u w:val="single"/>
        </w:rPr>
        <w:instrText xml:space="preserve"> DOCPROPERTY  r_ms_agent_addr  \* MERGEFORMAT </w:instrText>
      </w:r>
      <w:r w:rsidRPr="008D19BF" w:rsidR="002626E8">
        <w:rPr>
          <w:rFonts w:ascii="宋体" w:hAnsi="宋体" w:cs="宋体"/>
          <w:color w:val="000000"/>
          <w:kern w:val="0"/>
          <w:sz w:val="24"/>
          <w:u w:val="single"/>
        </w:rPr>
        <w:fldChar w:fldCharType="separate"/>
      </w:r>
      <w:r w:rsidRPr="008D19BF" w:rsidR="002626E8">
        <w:rPr>
          <w:rFonts w:ascii="宋体" w:hAnsi="宋体" w:cs="宋体"/>
          <w:color w:val="000000"/>
          <w:kern w:val="0"/>
          <w:sz w:val="24"/>
          <w:u w:val="single"/>
        </w:rPr>
        <w:t>{</w:t>
      </w:r>
      <w:r w:rsidRPr="008D19BF" w:rsidR="002626E8">
        <w:rPr>
          <w:rFonts w:ascii="宋体" w:hAnsi="宋体" w:cs="宋体"/>
          <w:color w:val="000000"/>
          <w:kern w:val="0"/>
          <w:sz w:val="24"/>
          <w:u w:val="single"/>
        </w:rPr>
        <w:t>{ms_agent_addr}}</w:t>
      </w:r>
      <w:r w:rsidRPr="008D19BF" w:rsidR="002626E8">
        <w:rPr>
          <w:rFonts w:ascii="宋体" w:hAnsi="宋体" w:cs="宋体"/>
          <w:color w:val="000000"/>
          <w:kern w:val="0"/>
          <w:sz w:val="24"/>
          <w:u w:val="single"/>
        </w:rPr>
        <w:fldChar w:fldCharType="end"/>
      </w:r>
      <w:r w:rsidRPr="008D19BF" w:rsidR="00D254C6">
        <w:rPr>
          <w:rFonts w:ascii="宋体" w:hAnsi="宋体" w:cs="宋体" w:hint="eastAsia"/>
          <w:color w:val="000000"/>
          <w:kern w:val="0"/>
          <w:sz w:val="24"/>
          <w:u w:val="single"/>
        </w:rPr>
        <w:t xml:space="preserve"> </w:t>
      </w:r>
    </w:p>
    <w:p w:rsidR="00116D61" w:rsidRPr="008D19BF" w:rsidP="00DC5EEA">
      <w:pPr>
        <w:pStyle w:val="a0"/>
        <w:spacing w:line="480" w:lineRule="auto"/>
        <w:ind w:firstLine="480"/>
        <w:rPr>
          <w:rFonts w:ascii="宋体" w:eastAsia="宋体" w:hAnsi="宋体" w:cs="宋体" w:hint="eastAsia"/>
          <w:color w:val="000000"/>
          <w:kern w:val="0"/>
          <w:sz w:val="24"/>
          <w:u w:val="single"/>
        </w:rPr>
      </w:pPr>
      <w:r w:rsidRPr="008D19BF">
        <w:rPr>
          <w:rFonts w:ascii="宋体" w:eastAsia="宋体" w:hAnsi="宋体" w:cs="宋体"/>
          <w:color w:val="000000"/>
          <w:kern w:val="0"/>
          <w:sz w:val="24"/>
          <w:szCs w:val="24"/>
        </w:rPr>
        <w:t>邮政编码：</w:t>
      </w:r>
      <w:r w:rsidRPr="008D19BF" w:rsidR="00D254C6">
        <w:rPr>
          <w:rFonts w:ascii="宋体" w:eastAsia="宋体" w:hAnsi="宋体" w:cs="宋体" w:hint="eastAsia"/>
          <w:color w:val="000000"/>
          <w:kern w:val="0"/>
          <w:sz w:val="24"/>
          <w:szCs w:val="24"/>
          <w:u w:val="single"/>
        </w:rPr>
        <w:t xml:space="preserve"> </w:t>
      </w:r>
      <w:r w:rsidRPr="008D19BF" w:rsidR="008D2E77">
        <w:rPr>
          <w:rFonts w:ascii="宋体" w:eastAsia="宋体" w:hAnsi="宋体" w:cs="宋体" w:hint="eastAsia"/>
          <w:color w:val="000000"/>
          <w:kern w:val="0"/>
          <w:sz w:val="24"/>
          <w:u w:val="single"/>
        </w:rPr>
        <w:fldChar w:fldCharType="begin"/>
      </w:r>
      <w:r w:rsidRPr="008D19BF" w:rsidR="008D2E77">
        <w:rPr>
          <w:rFonts w:ascii="宋体" w:eastAsia="宋体" w:hAnsi="宋体" w:cs="宋体" w:hint="eastAsia"/>
          <w:color w:val="000000"/>
          <w:kern w:val="0"/>
          <w:sz w:val="24"/>
          <w:u w:val="single"/>
        </w:rPr>
        <w:instrText xml:space="preserve"> DOCPROPERTY  r_ms_agentzip  \* MERGEFORM</w:instrText>
      </w:r>
      <w:r w:rsidRPr="008D19BF" w:rsidR="008D2E77">
        <w:rPr>
          <w:rFonts w:ascii="宋体" w:eastAsia="宋体" w:hAnsi="宋体" w:cs="宋体" w:hint="eastAsia"/>
          <w:color w:val="000000"/>
          <w:kern w:val="0"/>
          <w:sz w:val="24"/>
          <w:u w:val="single"/>
        </w:rPr>
        <w:instrText xml:space="preserve">AT </w:instrText>
      </w:r>
      <w:r w:rsidRPr="008D19BF" w:rsidR="008D2E77">
        <w:rPr>
          <w:rFonts w:ascii="宋体" w:eastAsia="宋体" w:hAnsi="宋体" w:cs="宋体" w:hint="eastAsia"/>
          <w:color w:val="000000"/>
          <w:kern w:val="0"/>
          <w:sz w:val="24"/>
          <w:u w:val="single"/>
        </w:rPr>
        <w:fldChar w:fldCharType="separate"/>
      </w:r>
      <w:r w:rsidRPr="008D19BF" w:rsidR="008D2E77">
        <w:rPr>
          <w:rFonts w:ascii="宋体" w:eastAsia="宋体" w:hAnsi="宋体" w:cs="宋体" w:hint="eastAsia"/>
          <w:color w:val="000000"/>
          <w:kern w:val="0"/>
          <w:sz w:val="24"/>
          <w:u w:val="single"/>
        </w:rPr>
        <w:t>{</w:t>
      </w:r>
      <w:r w:rsidRPr="008D19BF" w:rsidR="008D2E77">
        <w:rPr>
          <w:rFonts w:ascii="宋体" w:eastAsia="宋体" w:hAnsi="宋体" w:cs="宋体" w:hint="eastAsia"/>
          <w:color w:val="000000"/>
          <w:kern w:val="0"/>
          <w:sz w:val="24"/>
          <w:u w:val="single"/>
        </w:rPr>
        <w:t>{ms_agentzip}}</w:t>
      </w:r>
      <w:r w:rsidRPr="008D19BF" w:rsidR="008D2E77">
        <w:rPr>
          <w:rFonts w:ascii="宋体" w:eastAsia="宋体" w:hAnsi="宋体" w:cs="宋体" w:hint="eastAsia"/>
          <w:color w:val="000000"/>
          <w:kern w:val="0"/>
          <w:sz w:val="24"/>
          <w:u w:val="single"/>
        </w:rPr>
        <w:fldChar w:fldCharType="end"/>
      </w:r>
      <w:r w:rsidRPr="008D19BF" w:rsidR="00D254C6">
        <w:rPr>
          <w:rFonts w:ascii="宋体" w:eastAsia="宋体" w:hAnsi="宋体" w:cs="宋体" w:hint="eastAsia"/>
          <w:color w:val="000000"/>
          <w:kern w:val="0"/>
          <w:sz w:val="24"/>
          <w:u w:val="single"/>
        </w:rPr>
        <w:t xml:space="preserve"> </w:t>
      </w:r>
      <w:r w:rsidRPr="008D19BF">
        <w:rPr>
          <w:rFonts w:ascii="宋体" w:hAnsi="宋体" w:cs="宋体"/>
          <w:color w:val="000000"/>
          <w:kern w:val="0"/>
          <w:sz w:val="24"/>
        </w:rPr>
        <w:t>，</w:t>
      </w:r>
      <w:r w:rsidRPr="008D19BF">
        <w:rPr>
          <w:rFonts w:ascii="宋体" w:eastAsia="宋体" w:hAnsi="宋体" w:cs="宋体"/>
          <w:color w:val="000000"/>
          <w:kern w:val="0"/>
          <w:sz w:val="24"/>
          <w:szCs w:val="24"/>
        </w:rPr>
        <w:t>联系电话：</w:t>
      </w:r>
      <w:r w:rsidRPr="008D19BF" w:rsidR="00D254C6">
        <w:rPr>
          <w:rFonts w:ascii="宋体" w:eastAsia="宋体" w:hAnsi="宋体" w:cs="宋体" w:hint="eastAsia"/>
          <w:color w:val="000000"/>
          <w:kern w:val="0"/>
          <w:sz w:val="24"/>
          <w:szCs w:val="24"/>
          <w:u w:val="single"/>
        </w:rPr>
        <w:t xml:space="preserve"> </w:t>
      </w:r>
      <w:r w:rsidRPr="008D19BF" w:rsidR="008D2E77">
        <w:rPr>
          <w:rFonts w:ascii="宋体" w:eastAsia="宋体" w:hAnsi="宋体" w:cs="宋体" w:hint="eastAsia"/>
          <w:color w:val="000000"/>
          <w:kern w:val="0"/>
          <w:sz w:val="24"/>
          <w:u w:val="single"/>
        </w:rPr>
        <w:fldChar w:fldCharType="begin"/>
      </w:r>
      <w:r w:rsidRPr="008D19BF" w:rsidR="008D2E77">
        <w:rPr>
          <w:rFonts w:ascii="宋体" w:eastAsia="宋体" w:hAnsi="宋体" w:cs="宋体" w:hint="eastAsia"/>
          <w:color w:val="000000"/>
          <w:kern w:val="0"/>
          <w:sz w:val="24"/>
          <w:u w:val="single"/>
        </w:rPr>
        <w:instrText xml:space="preserve"> DOCPROPERTY  r_ms_agent_tel  \* MERGEFORMAT </w:instrText>
      </w:r>
      <w:r w:rsidRPr="008D19BF" w:rsidR="008D2E77">
        <w:rPr>
          <w:rFonts w:ascii="宋体" w:eastAsia="宋体" w:hAnsi="宋体" w:cs="宋体" w:hint="eastAsia"/>
          <w:color w:val="000000"/>
          <w:kern w:val="0"/>
          <w:sz w:val="24"/>
          <w:u w:val="single"/>
        </w:rPr>
        <w:fldChar w:fldCharType="separate"/>
      </w:r>
      <w:r w:rsidRPr="008D19BF" w:rsidR="008D2E77">
        <w:rPr>
          <w:rFonts w:ascii="宋体" w:eastAsia="宋体" w:hAnsi="宋体" w:cs="宋体" w:hint="eastAsia"/>
          <w:color w:val="000000"/>
          <w:kern w:val="0"/>
          <w:sz w:val="24"/>
          <w:u w:val="single"/>
        </w:rPr>
        <w:t>{</w:t>
      </w:r>
      <w:r w:rsidRPr="008D19BF" w:rsidR="008D2E77">
        <w:rPr>
          <w:rFonts w:ascii="宋体" w:eastAsia="宋体" w:hAnsi="宋体" w:cs="宋体" w:hint="eastAsia"/>
          <w:color w:val="000000"/>
          <w:kern w:val="0"/>
          <w:sz w:val="24"/>
          <w:u w:val="single"/>
        </w:rPr>
        <w:t>{ms_agent_tel}}</w:t>
      </w:r>
      <w:r w:rsidRPr="008D19BF" w:rsidR="008D2E77">
        <w:rPr>
          <w:rFonts w:ascii="宋体" w:eastAsia="宋体" w:hAnsi="宋体" w:cs="宋体" w:hint="eastAsia"/>
          <w:color w:val="000000"/>
          <w:kern w:val="0"/>
          <w:sz w:val="24"/>
          <w:u w:val="single"/>
        </w:rPr>
        <w:fldChar w:fldCharType="end"/>
      </w:r>
      <w:r w:rsidRPr="008D19BF" w:rsidR="00D254C6">
        <w:rPr>
          <w:rFonts w:ascii="宋体" w:eastAsia="宋体" w:hAnsi="宋体" w:cs="宋体" w:hint="eastAsia"/>
          <w:color w:val="000000"/>
          <w:kern w:val="0"/>
          <w:sz w:val="24"/>
          <w:u w:val="single"/>
        </w:rPr>
        <w:t xml:space="preserve"> </w:t>
      </w:r>
    </w:p>
    <w:p>
      <w:r>
        <w:rPr>
          <w:sz w:val="24"/>
        </w:rPr>
        <w:t>{{/msrlist}}</w:t>
      </w:r>
    </w:p>
    <w:p w:rsidR="00116D61" w:rsidRPr="008D19BF" w:rsidP="009477BD">
      <w:pPr>
        <w:widowControl/>
        <w:spacing w:line="480" w:lineRule="auto"/>
        <w:jc w:val="left"/>
        <w:rPr>
          <w:rFonts w:ascii="宋体" w:hAnsi="宋体" w:cs="宋体"/>
          <w:b/>
          <w:color w:val="000000"/>
          <w:kern w:val="0"/>
          <w:sz w:val="24"/>
        </w:rPr>
      </w:pPr>
      <w:r w:rsidRPr="008D19BF" w:rsidR="0056701B">
        <w:rPr>
          <w:rFonts w:ascii="宋体" w:hAnsi="宋体" w:cs="宋体" w:hint="eastAsia"/>
          <w:color w:val="000000"/>
          <w:kern w:val="0"/>
          <w:sz w:val="24"/>
        </w:rPr>
        <w:t xml:space="preserve">   </w:t>
      </w:r>
      <w:r w:rsidRPr="008D19BF">
        <w:rPr>
          <w:rFonts w:ascii="黑体" w:eastAsia="黑体" w:hAnsi="宋体" w:cs="宋体"/>
          <w:bCs/>
          <w:color w:val="000000"/>
          <w:kern w:val="0"/>
          <w:sz w:val="28"/>
          <w:szCs w:val="28"/>
        </w:rPr>
        <w:t>第二章</w:t>
      </w:r>
      <w:r w:rsidRPr="008D19BF">
        <w:rPr>
          <w:rFonts w:ascii="宋体" w:hAnsi="宋体" w:cs="宋体"/>
          <w:b/>
          <w:bCs/>
          <w:color w:val="000000"/>
          <w:kern w:val="0"/>
          <w:sz w:val="28"/>
          <w:szCs w:val="28"/>
        </w:rPr>
        <w:t xml:space="preserve"> 商品房基本状况</w:t>
      </w:r>
    </w:p>
    <w:p w:rsidR="00116D61" w:rsidRPr="008D19BF" w:rsidP="008E3B4D">
      <w:pPr>
        <w:widowControl/>
        <w:spacing w:line="480" w:lineRule="auto"/>
        <w:jc w:val="left"/>
        <w:rPr>
          <w:rFonts w:ascii="宋体" w:hAnsi="宋体" w:cs="宋体"/>
          <w:b/>
          <w:color w:val="000000"/>
          <w:kern w:val="0"/>
          <w:sz w:val="24"/>
        </w:rPr>
      </w:pPr>
      <w:r w:rsidRPr="008D19BF">
        <w:rPr>
          <w:rFonts w:ascii="宋体" w:hAnsi="宋体" w:cs="宋体"/>
          <w:color w:val="000000"/>
          <w:kern w:val="0"/>
          <w:sz w:val="24"/>
        </w:rPr>
        <w:t>　</w:t>
      </w:r>
      <w:r w:rsidRPr="008D19BF">
        <w:rPr>
          <w:rFonts w:ascii="黑体" w:eastAsia="黑体" w:hAnsi="宋体" w:cs="宋体" w:hint="eastAsia"/>
          <w:color w:val="000000"/>
          <w:kern w:val="0"/>
          <w:sz w:val="24"/>
        </w:rPr>
        <w:t>　</w:t>
      </w:r>
      <w:r w:rsidRPr="008D19BF">
        <w:rPr>
          <w:rFonts w:ascii="宋体" w:hAnsi="宋体" w:cs="宋体" w:hint="eastAsia"/>
          <w:b/>
          <w:color w:val="000000"/>
          <w:kern w:val="0"/>
          <w:sz w:val="24"/>
        </w:rPr>
        <w:t>第一条</w:t>
      </w:r>
      <w:r w:rsidRPr="008D19BF" w:rsidR="008519B4">
        <w:rPr>
          <w:rFonts w:ascii="黑体" w:eastAsia="黑体" w:hAnsi="宋体" w:cs="宋体" w:hint="eastAsia"/>
          <w:color w:val="000000"/>
          <w:kern w:val="0"/>
          <w:sz w:val="24"/>
        </w:rPr>
        <w:t xml:space="preserve"> </w:t>
      </w:r>
      <w:r w:rsidRPr="008D19BF">
        <w:rPr>
          <w:rFonts w:ascii="宋体" w:hAnsi="宋体" w:cs="宋体"/>
          <w:color w:val="000000"/>
          <w:kern w:val="0"/>
          <w:sz w:val="24"/>
        </w:rPr>
        <w:t xml:space="preserve"> </w:t>
      </w:r>
      <w:r w:rsidRPr="008D19BF">
        <w:rPr>
          <w:rFonts w:ascii="宋体" w:hAnsi="宋体" w:cs="宋体"/>
          <w:b/>
          <w:color w:val="000000"/>
          <w:kern w:val="0"/>
          <w:sz w:val="24"/>
        </w:rPr>
        <w:t>项目建设依据</w:t>
      </w:r>
    </w:p>
    <w:p w:rsidR="00116D61" w:rsidRPr="008D19BF" w:rsidP="008E3B4D">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sidR="00FE2983">
        <w:rPr>
          <w:rFonts w:ascii="宋体" w:hAnsi="宋体" w:cs="宋体" w:hint="eastAsia"/>
          <w:color w:val="000000"/>
          <w:kern w:val="0"/>
          <w:sz w:val="24"/>
        </w:rPr>
        <w:t>、</w:t>
      </w:r>
      <w:r w:rsidRPr="008D19BF">
        <w:rPr>
          <w:rFonts w:ascii="宋体" w:hAnsi="宋体" w:cs="宋体"/>
          <w:color w:val="000000"/>
          <w:kern w:val="0"/>
          <w:sz w:val="24"/>
        </w:rPr>
        <w:t>出卖人以</w:t>
      </w:r>
      <w:r w:rsidRPr="008D19BF" w:rsidR="005B1875">
        <w:rPr>
          <w:rFonts w:ascii="宋体" w:hAnsi="宋体" w:cs="宋体" w:hint="eastAsia"/>
          <w:color w:val="000000"/>
          <w:kern w:val="0"/>
          <w:sz w:val="24"/>
          <w:u w:val="single"/>
        </w:rPr>
        <w:t xml:space="preserve"> </w:t>
      </w:r>
      <w:r w:rsidRPr="008D19BF" w:rsidR="0056004F">
        <w:rPr>
          <w:rFonts w:ascii="宋体" w:hAnsi="宋体" w:hint="eastAsia"/>
          <w:color w:val="000000"/>
          <w:sz w:val="24"/>
          <w:u w:val="single"/>
        </w:rPr>
        <w:fldChar w:fldCharType="begin"/>
      </w:r>
      <w:r w:rsidRPr="008D19BF" w:rsidR="0056004F">
        <w:rPr>
          <w:rFonts w:ascii="宋体" w:hAnsi="宋体" w:hint="eastAsia"/>
          <w:color w:val="000000"/>
          <w:sz w:val="24"/>
          <w:u w:val="single"/>
        </w:rPr>
        <w:instrText xml:space="preserve"> DOCPROPERTY  r_proj_tmod  \* MERGEFORMAT </w:instrText>
      </w:r>
      <w:r w:rsidRPr="008D19BF" w:rsidR="0056004F">
        <w:rPr>
          <w:rFonts w:ascii="宋体" w:hAnsi="宋体" w:hint="eastAsia"/>
          <w:color w:val="000000"/>
          <w:sz w:val="24"/>
          <w:u w:val="single"/>
        </w:rPr>
        <w:fldChar w:fldCharType="separate"/>
      </w:r>
      <w:r w:rsidRPr="008D19BF" w:rsidR="0056004F">
        <w:rPr>
          <w:rFonts w:ascii="宋体" w:hAnsi="宋体" w:hint="eastAsia"/>
          <w:color w:val="000000"/>
          <w:sz w:val="24"/>
          <w:u w:val="single"/>
        </w:rPr>
        <w:t>{</w:t>
      </w:r>
      <w:r w:rsidRPr="008D19BF" w:rsidR="0056004F">
        <w:rPr>
          <w:rFonts w:ascii="宋体" w:hAnsi="宋体" w:hint="eastAsia"/>
          <w:color w:val="000000"/>
          <w:sz w:val="24"/>
          <w:u w:val="single"/>
        </w:rPr>
        <w:t>{proj_tmod}}</w:t>
      </w:r>
      <w:r w:rsidRPr="008D19BF" w:rsidR="0056004F">
        <w:rPr>
          <w:rFonts w:ascii="宋体" w:hAnsi="宋体" w:hint="eastAsia"/>
          <w:color w:val="000000"/>
          <w:sz w:val="24"/>
          <w:u w:val="single"/>
        </w:rPr>
        <w:fldChar w:fldCharType="end"/>
      </w:r>
      <w:r w:rsidRPr="008D19BF" w:rsidR="005B1875">
        <w:rPr>
          <w:rFonts w:ascii="宋体" w:hAnsi="宋体" w:hint="eastAsia"/>
          <w:color w:val="000000"/>
          <w:sz w:val="24"/>
          <w:u w:val="single"/>
        </w:rPr>
        <w:t xml:space="preserve"> </w:t>
      </w:r>
      <w:r w:rsidRPr="008D19BF" w:rsidR="00621475">
        <w:rPr>
          <w:rFonts w:ascii="宋体" w:hAnsi="宋体" w:cs="宋体" w:hint="eastAsia"/>
          <w:color w:val="000000"/>
          <w:kern w:val="0"/>
          <w:sz w:val="24"/>
        </w:rPr>
        <w:t>方</w:t>
      </w:r>
      <w:r w:rsidRPr="008D19BF">
        <w:rPr>
          <w:rFonts w:ascii="宋体" w:hAnsi="宋体" w:cs="宋体"/>
          <w:color w:val="000000"/>
          <w:kern w:val="0"/>
          <w:sz w:val="24"/>
        </w:rPr>
        <w:t>式取得坐落于</w:t>
      </w:r>
      <w:r w:rsidRPr="008D19BF" w:rsidR="005B1875">
        <w:rPr>
          <w:rFonts w:ascii="宋体" w:hAnsi="宋体" w:cs="宋体" w:hint="eastAsia"/>
          <w:color w:val="000000"/>
          <w:kern w:val="0"/>
          <w:sz w:val="24"/>
          <w:u w:val="single"/>
        </w:rPr>
        <w:t xml:space="preserve"> </w:t>
      </w:r>
      <w:r w:rsidRPr="008D19BF" w:rsidR="0056004F">
        <w:rPr>
          <w:rFonts w:ascii="宋体" w:hAnsi="宋体" w:hint="eastAsia"/>
          <w:color w:val="000000"/>
          <w:sz w:val="24"/>
          <w:u w:val="single"/>
        </w:rPr>
        <w:fldChar w:fldCharType="begin"/>
      </w:r>
      <w:r w:rsidRPr="008D19BF" w:rsidR="0056004F">
        <w:rPr>
          <w:rFonts w:ascii="宋体" w:hAnsi="宋体" w:hint="eastAsia"/>
          <w:color w:val="000000"/>
          <w:sz w:val="24"/>
          <w:u w:val="single"/>
        </w:rPr>
        <w:instrText xml:space="preserve"> DOCPROPERTY  r_proj_plocal  \* MERGEFORMAT </w:instrText>
      </w:r>
      <w:r w:rsidRPr="008D19BF" w:rsidR="0056004F">
        <w:rPr>
          <w:rFonts w:ascii="宋体" w:hAnsi="宋体" w:hint="eastAsia"/>
          <w:color w:val="000000"/>
          <w:sz w:val="24"/>
          <w:u w:val="single"/>
        </w:rPr>
        <w:fldChar w:fldCharType="separate"/>
      </w:r>
      <w:r w:rsidRPr="008D19BF" w:rsidR="0056004F">
        <w:rPr>
          <w:rFonts w:ascii="宋体" w:hAnsi="宋体" w:hint="eastAsia"/>
          <w:color w:val="000000"/>
          <w:sz w:val="24"/>
          <w:u w:val="single"/>
        </w:rPr>
        <w:t>{</w:t>
      </w:r>
      <w:r w:rsidRPr="008D19BF" w:rsidR="0056004F">
        <w:rPr>
          <w:rFonts w:ascii="宋体" w:hAnsi="宋体" w:hint="eastAsia"/>
          <w:color w:val="000000"/>
          <w:sz w:val="24"/>
          <w:u w:val="single"/>
        </w:rPr>
        <w:t>{proj_plocal}}</w:t>
      </w:r>
      <w:r w:rsidRPr="008D19BF" w:rsidR="0056004F">
        <w:rPr>
          <w:rFonts w:ascii="宋体" w:hAnsi="宋体" w:hint="eastAsia"/>
          <w:color w:val="000000"/>
          <w:sz w:val="24"/>
          <w:u w:val="single"/>
        </w:rPr>
        <w:fldChar w:fldCharType="end"/>
      </w:r>
      <w:r w:rsidRPr="008D19BF" w:rsidR="005B1875">
        <w:rPr>
          <w:rFonts w:ascii="宋体" w:hAnsi="宋体" w:hint="eastAsia"/>
          <w:color w:val="000000"/>
          <w:sz w:val="24"/>
          <w:u w:val="single"/>
        </w:rPr>
        <w:t xml:space="preserve"> </w:t>
      </w:r>
      <w:r w:rsidRPr="008D19BF">
        <w:rPr>
          <w:rFonts w:ascii="宋体" w:hAnsi="宋体" w:cs="宋体"/>
          <w:color w:val="000000"/>
          <w:kern w:val="0"/>
          <w:sz w:val="24"/>
        </w:rPr>
        <w:t>地块的</w:t>
      </w:r>
      <w:r w:rsidRPr="008D19BF" w:rsidR="0056004F">
        <w:rPr>
          <w:rFonts w:ascii="宋体" w:hAnsi="宋体" w:cs="宋体" w:hint="eastAsia"/>
          <w:color w:val="000000"/>
          <w:kern w:val="0"/>
          <w:sz w:val="24"/>
        </w:rPr>
        <w:t>建设用地使用权</w:t>
      </w:r>
      <w:r w:rsidRPr="008D19BF">
        <w:rPr>
          <w:rFonts w:ascii="宋体" w:hAnsi="宋体" w:cs="宋体"/>
          <w:color w:val="000000"/>
          <w:kern w:val="0"/>
          <w:sz w:val="24"/>
        </w:rPr>
        <w:t>。该地块</w:t>
      </w:r>
      <w:r w:rsidRPr="00B63B20" w:rsidR="00B63B20">
        <w:rPr>
          <w:rFonts w:ascii="宋体" w:hAnsi="宋体" w:cs="宋体" w:hint="eastAsia"/>
          <w:color w:val="000000"/>
          <w:kern w:val="0"/>
          <w:sz w:val="24"/>
        </w:rPr>
        <w:t>【国有土地使用证号】【国有土地使权的不动产权证号】【</w:t>
      </w:r>
      <w:sdt>
        <w:sdtPr>
          <w:id w:val="1200164161"/>
          <w:placeholder>
            <w:docPart w:val="DefaultPlaceholder_22675703"/>
          </w:placeholder>
          <w:richText/>
        </w:sdtPr>
        <w:sdtContent>
          <w:r w:rsidR="005F08F6">
            <w:rPr>
              <w:rFonts w:ascii="宋体" w:hAnsi="宋体" w:cs="宋体" w:hint="eastAsia"/>
              <w:color w:val="000000"/>
              <w:kern w:val="0"/>
              <w:sz w:val="24"/>
              <w:u w:val="single"/>
            </w:rPr>
            <w:t>/</w:t>
          </w:r>
        </w:sdtContent>
      </w:sdt>
      <w:r w:rsidRPr="00B63B20" w:rsidR="00B63B20">
        <w:rPr>
          <w:rFonts w:ascii="宋体" w:hAnsi="宋体" w:cs="宋体" w:hint="eastAsia"/>
          <w:color w:val="000000"/>
          <w:kern w:val="0"/>
          <w:sz w:val="24"/>
        </w:rPr>
        <w:t>】</w:t>
      </w:r>
      <w:r w:rsidRPr="008D19BF" w:rsidR="009F73F0">
        <w:rPr>
          <w:rFonts w:ascii="宋体" w:hAnsi="宋体" w:cs="宋体" w:hint="eastAsia"/>
          <w:color w:val="000000"/>
          <w:kern w:val="0"/>
          <w:sz w:val="24"/>
        </w:rPr>
        <w:t>号</w:t>
      </w:r>
      <w:r w:rsidRPr="008D19BF">
        <w:rPr>
          <w:rFonts w:ascii="宋体" w:hAnsi="宋体" w:cs="宋体"/>
          <w:color w:val="000000"/>
          <w:kern w:val="0"/>
          <w:sz w:val="24"/>
        </w:rPr>
        <w:t>为</w:t>
      </w:r>
      <w:r w:rsidRPr="008D19BF" w:rsidR="005B1875">
        <w:rPr>
          <w:rFonts w:ascii="宋体" w:hAnsi="宋体" w:cs="宋体" w:hint="eastAsia"/>
          <w:color w:val="000000"/>
          <w:kern w:val="0"/>
          <w:sz w:val="24"/>
          <w:u w:val="single"/>
        </w:rPr>
        <w:t xml:space="preserve"> </w:t>
      </w:r>
      <w:r w:rsidRPr="008D19BF" w:rsidR="009F73F0">
        <w:rPr>
          <w:rFonts w:ascii="宋体" w:hAnsi="宋体" w:hint="eastAsia"/>
          <w:color w:val="000000"/>
          <w:sz w:val="24"/>
          <w:u w:val="single"/>
        </w:rPr>
        <w:fldChar w:fldCharType="begin"/>
      </w:r>
      <w:r w:rsidRPr="008D19BF" w:rsidR="009F73F0">
        <w:rPr>
          <w:rFonts w:ascii="宋体" w:hAnsi="宋体" w:hint="eastAsia"/>
          <w:color w:val="000000"/>
          <w:sz w:val="24"/>
          <w:u w:val="single"/>
        </w:rPr>
        <w:instrText xml:space="preserve"> DO</w:instrText>
      </w:r>
      <w:r w:rsidRPr="008D19BF" w:rsidR="009F73F0">
        <w:rPr>
          <w:rFonts w:ascii="宋体" w:hAnsi="宋体" w:hint="eastAsia"/>
          <w:color w:val="000000"/>
          <w:sz w:val="24"/>
          <w:u w:val="single"/>
        </w:rPr>
        <w:instrText xml:space="preserve">CPROPERTY  r_proj_bno  \* MERGEFORMAT </w:instrText>
      </w:r>
      <w:r w:rsidRPr="008D19BF" w:rsidR="009F73F0">
        <w:rPr>
          <w:rFonts w:ascii="宋体" w:hAnsi="宋体" w:hint="eastAsia"/>
          <w:color w:val="000000"/>
          <w:sz w:val="24"/>
          <w:u w:val="single"/>
        </w:rPr>
        <w:fldChar w:fldCharType="separate"/>
      </w:r>
      <w:r w:rsidRPr="008D19BF" w:rsidR="009F73F0">
        <w:rPr>
          <w:rFonts w:ascii="宋体" w:hAnsi="宋体" w:hint="eastAsia"/>
          <w:color w:val="000000"/>
          <w:sz w:val="24"/>
          <w:u w:val="single"/>
        </w:rPr>
        <w:t>{</w:t>
      </w:r>
      <w:r w:rsidRPr="008D19BF" w:rsidR="009F73F0">
        <w:rPr>
          <w:rFonts w:ascii="宋体" w:hAnsi="宋体" w:hint="eastAsia"/>
          <w:color w:val="000000"/>
          <w:sz w:val="24"/>
          <w:u w:val="single"/>
        </w:rPr>
        <w:t>{proj_bno}}</w:t>
      </w:r>
      <w:r w:rsidRPr="008D19BF" w:rsidR="009F73F0">
        <w:rPr>
          <w:rFonts w:ascii="宋体" w:hAnsi="宋体" w:hint="eastAsia"/>
          <w:color w:val="000000"/>
          <w:sz w:val="24"/>
          <w:u w:val="single"/>
        </w:rPr>
        <w:fldChar w:fldCharType="end"/>
      </w:r>
      <w:r w:rsidRPr="008D19BF" w:rsidR="005B1875">
        <w:rPr>
          <w:rFonts w:ascii="宋体" w:hAnsi="宋体" w:hint="eastAsia"/>
          <w:color w:val="000000"/>
          <w:sz w:val="24"/>
          <w:u w:val="single"/>
        </w:rPr>
        <w:t xml:space="preserve"> </w:t>
      </w:r>
      <w:r w:rsidRPr="008D19BF">
        <w:rPr>
          <w:rFonts w:ascii="宋体" w:hAnsi="宋体" w:cs="宋体"/>
          <w:color w:val="000000"/>
          <w:kern w:val="0"/>
          <w:sz w:val="24"/>
        </w:rPr>
        <w:t>，</w:t>
      </w:r>
      <w:r w:rsidRPr="008D19BF" w:rsidR="00BD7191">
        <w:rPr>
          <w:rFonts w:ascii="宋体" w:hAnsi="宋体" w:cs="宋体" w:hint="eastAsia"/>
          <w:color w:val="000000"/>
          <w:kern w:val="0"/>
          <w:sz w:val="24"/>
        </w:rPr>
        <w:t>土地使用权</w:t>
      </w:r>
      <w:r w:rsidRPr="008D19BF">
        <w:rPr>
          <w:rFonts w:ascii="宋体" w:hAnsi="宋体" w:cs="宋体"/>
          <w:color w:val="000000"/>
          <w:kern w:val="0"/>
          <w:sz w:val="24"/>
        </w:rPr>
        <w:t>面积为</w:t>
      </w:r>
      <w:r w:rsidRPr="008D19BF" w:rsidR="005B1875">
        <w:rPr>
          <w:rFonts w:ascii="宋体" w:hAnsi="宋体" w:cs="宋体" w:hint="eastAsia"/>
          <w:color w:val="000000"/>
          <w:kern w:val="0"/>
          <w:sz w:val="24"/>
          <w:u w:val="single"/>
        </w:rPr>
        <w:t xml:space="preserve"> </w:t>
      </w:r>
      <w:r w:rsidRPr="008D19BF" w:rsidR="00BD7191">
        <w:rPr>
          <w:rFonts w:ascii="宋体" w:hAnsi="宋体" w:hint="eastAsia"/>
          <w:color w:val="000000"/>
          <w:sz w:val="24"/>
          <w:u w:val="single"/>
        </w:rPr>
        <w:fldChar w:fldCharType="begin"/>
      </w:r>
      <w:r w:rsidRPr="008D19BF" w:rsidR="00BD7191">
        <w:rPr>
          <w:rFonts w:ascii="宋体" w:hAnsi="宋体" w:hint="eastAsia"/>
          <w:color w:val="000000"/>
          <w:sz w:val="24"/>
          <w:u w:val="single"/>
        </w:rPr>
        <w:instrText xml:space="preserve"> DOCPROPERTY  r_proj_barea  \* MERGEFORMAT </w:instrText>
      </w:r>
      <w:r w:rsidRPr="008D19BF" w:rsidR="00BD7191">
        <w:rPr>
          <w:rFonts w:ascii="宋体" w:hAnsi="宋体" w:hint="eastAsia"/>
          <w:color w:val="000000"/>
          <w:sz w:val="24"/>
          <w:u w:val="single"/>
        </w:rPr>
        <w:fldChar w:fldCharType="separate"/>
      </w:r>
      <w:r w:rsidRPr="008D19BF" w:rsidR="00BD7191">
        <w:rPr>
          <w:rFonts w:ascii="宋体" w:hAnsi="宋体" w:hint="eastAsia"/>
          <w:color w:val="000000"/>
          <w:sz w:val="24"/>
          <w:u w:val="single"/>
        </w:rPr>
        <w:t>{</w:t>
      </w:r>
      <w:r w:rsidRPr="008D19BF" w:rsidR="00BD7191">
        <w:rPr>
          <w:rFonts w:ascii="宋体" w:hAnsi="宋体" w:hint="eastAsia"/>
          <w:color w:val="000000"/>
          <w:sz w:val="24"/>
          <w:u w:val="single"/>
        </w:rPr>
        <w:t>{proj_barea}}</w:t>
      </w:r>
      <w:r w:rsidRPr="008D19BF" w:rsidR="00BD7191">
        <w:rPr>
          <w:rFonts w:ascii="宋体" w:hAnsi="宋体" w:hint="eastAsia"/>
          <w:color w:val="000000"/>
          <w:sz w:val="24"/>
          <w:u w:val="single"/>
        </w:rPr>
        <w:fldChar w:fldCharType="end"/>
      </w:r>
      <w:r w:rsidRPr="008D19BF" w:rsidR="005B1875">
        <w:rPr>
          <w:rFonts w:ascii="宋体" w:hAnsi="宋体" w:hint="eastAsia"/>
          <w:color w:val="000000"/>
          <w:sz w:val="24"/>
          <w:u w:val="single"/>
        </w:rPr>
        <w:t xml:space="preserve"> </w:t>
      </w:r>
      <w:r w:rsidRPr="008D19BF">
        <w:rPr>
          <w:rFonts w:ascii="宋体" w:hAnsi="宋体" w:cs="宋体"/>
          <w:color w:val="000000"/>
          <w:kern w:val="0"/>
          <w:sz w:val="24"/>
        </w:rPr>
        <w:t>平方米。买受人购买的商品房(以下简称该商品房)所占用的土地用途为</w:t>
      </w:r>
      <w:r w:rsidRPr="008D19BF" w:rsidR="006D57A6">
        <w:rPr>
          <w:rFonts w:ascii="宋体" w:hAnsi="宋体" w:hint="eastAsia"/>
          <w:color w:val="000000"/>
          <w:sz w:val="24"/>
          <w:u w:val="single"/>
        </w:rPr>
        <w:fldChar w:fldCharType="begin"/>
      </w:r>
      <w:r w:rsidRPr="008D19BF" w:rsidR="006D57A6">
        <w:rPr>
          <w:rFonts w:ascii="宋体" w:hAnsi="宋体" w:hint="eastAsia"/>
          <w:color w:val="000000"/>
          <w:sz w:val="24"/>
          <w:u w:val="single"/>
        </w:rPr>
        <w:instrText xml:space="preserve"> DOCPROPERTY  r_proj_pkname  \* MERGEFORMAT </w:instrText>
      </w:r>
      <w:r w:rsidRPr="008D19BF" w:rsidR="006D57A6">
        <w:rPr>
          <w:rFonts w:ascii="宋体" w:hAnsi="宋体" w:hint="eastAsia"/>
          <w:color w:val="000000"/>
          <w:sz w:val="24"/>
          <w:u w:val="single"/>
        </w:rPr>
        <w:fldChar w:fldCharType="separate"/>
      </w:r>
      <w:r w:rsidRPr="008D19BF" w:rsidR="006D57A6">
        <w:rPr>
          <w:rFonts w:ascii="宋体" w:hAnsi="宋体" w:hint="eastAsia"/>
          <w:color w:val="000000"/>
          <w:sz w:val="24"/>
          <w:u w:val="single"/>
        </w:rPr>
        <w:t>{</w:t>
      </w:r>
      <w:r w:rsidRPr="008D19BF" w:rsidR="006D57A6">
        <w:rPr>
          <w:rFonts w:ascii="宋体" w:hAnsi="宋体" w:hint="eastAsia"/>
          <w:color w:val="000000"/>
          <w:sz w:val="24"/>
          <w:u w:val="single"/>
        </w:rPr>
        <w:t>{proj_pkname}}</w:t>
      </w:r>
      <w:r w:rsidRPr="008D19BF" w:rsidR="006D57A6">
        <w:rPr>
          <w:rFonts w:ascii="宋体" w:hAnsi="宋体" w:hint="eastAsia"/>
          <w:color w:val="000000"/>
          <w:sz w:val="24"/>
          <w:u w:val="single"/>
        </w:rPr>
        <w:fldChar w:fldCharType="end"/>
      </w:r>
      <w:r w:rsidRPr="008D19BF">
        <w:rPr>
          <w:rFonts w:ascii="宋体" w:hAnsi="宋体" w:cs="宋体"/>
          <w:color w:val="000000"/>
          <w:kern w:val="0"/>
          <w:sz w:val="24"/>
        </w:rPr>
        <w:t>，土地使用权终止日期为</w:t>
      </w:r>
      <w:sdt>
        <w:sdtPr>
          <w:id w:val="821628949"/>
          <w:placeholder>
            <w:docPart w:val="DefaultPlaceholder_22675703"/>
          </w:placeholder>
          <w:richText/>
        </w:sdtPr>
        <w:sdtContent>
          <w:r w:rsidRPr="005F08F6" w:rsidR="005F08F6">
            <w:rPr>
              <w:rFonts w:ascii="宋体" w:hAnsi="宋体"/>
              <w:color w:val="000000"/>
              <w:sz w:val="24"/>
              <w:u w:val="single"/>
            </w:rPr>
            <w:t>209</w:t>
          </w:r>
          <w:r w:rsidR="005F08F6">
            <w:rPr>
              <w:rFonts w:ascii="宋体" w:hAnsi="宋体" w:hint="eastAsia"/>
              <w:color w:val="000000"/>
              <w:sz w:val="24"/>
              <w:u w:val="single"/>
            </w:rPr>
            <w:t>1</w:t>
          </w:r>
        </w:sdtContent>
      </w:sdt>
      <w:r w:rsidRPr="008D19BF" w:rsidR="006D57A6">
        <w:rPr>
          <w:rFonts w:hint="eastAsia"/>
          <w:color w:val="000000"/>
        </w:rPr>
        <w:t>年</w:t>
      </w:r>
      <w:sdt>
        <w:sdtPr>
          <w:id w:val="977030332"/>
          <w:placeholder>
            <w:docPart w:val="DefaultPlaceholder_22675703"/>
          </w:placeholder>
          <w:richText/>
        </w:sdtPr>
        <w:sdtContent>
          <w:r w:rsidR="005F08F6">
            <w:rPr>
              <w:rFonts w:ascii="宋体" w:hAnsi="宋体" w:hint="eastAsia"/>
              <w:color w:val="000000"/>
              <w:sz w:val="24"/>
              <w:u w:val="single"/>
            </w:rPr>
            <w:t>1</w:t>
          </w:r>
        </w:sdtContent>
      </w:sdt>
      <w:r w:rsidRPr="008D19BF" w:rsidR="006D57A6">
        <w:rPr>
          <w:rFonts w:hint="eastAsia"/>
          <w:color w:val="000000"/>
        </w:rPr>
        <w:t>月</w:t>
      </w:r>
      <w:sdt>
        <w:sdtPr>
          <w:id w:val="995456081"/>
          <w:placeholder>
            <w:docPart w:val="DefaultPlaceholder_22675703"/>
          </w:placeholder>
          <w:richText/>
        </w:sdtPr>
        <w:sdtContent>
          <w:r w:rsidR="005F08F6">
            <w:rPr>
              <w:rFonts w:ascii="宋体" w:hAnsi="宋体" w:hint="eastAsia"/>
              <w:color w:val="000000"/>
              <w:sz w:val="24"/>
              <w:u w:val="single"/>
            </w:rPr>
            <w:t>7</w:t>
          </w:r>
        </w:sdtContent>
      </w:sdt>
      <w:r w:rsidRPr="008D19BF" w:rsidR="006D57A6">
        <w:rPr>
          <w:rFonts w:hint="eastAsia"/>
          <w:color w:val="000000"/>
        </w:rPr>
        <w:t>日</w:t>
      </w:r>
      <w:r w:rsidRPr="008D19BF">
        <w:rPr>
          <w:rFonts w:ascii="宋体" w:hAnsi="宋体" w:cs="宋体"/>
          <w:color w:val="000000"/>
          <w:kern w:val="0"/>
          <w:sz w:val="24"/>
        </w:rPr>
        <w:t>。</w:t>
      </w:r>
    </w:p>
    <w:p w:rsidR="00116D61" w:rsidRPr="008D19BF" w:rsidP="008E3B4D">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sidR="005D7202">
        <w:rPr>
          <w:rFonts w:ascii="宋体" w:hAnsi="宋体" w:cs="宋体" w:hint="eastAsia"/>
          <w:color w:val="000000"/>
          <w:kern w:val="0"/>
          <w:sz w:val="24"/>
        </w:rPr>
        <w:t>、</w:t>
      </w:r>
      <w:r w:rsidRPr="008D19BF">
        <w:rPr>
          <w:rFonts w:ascii="宋体" w:hAnsi="宋体" w:cs="宋体"/>
          <w:color w:val="000000"/>
          <w:kern w:val="0"/>
          <w:sz w:val="24"/>
        </w:rPr>
        <w:t>出卖人经批准，在上述地块上建设的商品房项目核准名称为</w:t>
      </w:r>
      <w:r w:rsidRPr="008D19BF" w:rsidR="005B1875">
        <w:rPr>
          <w:rFonts w:ascii="宋体" w:hAnsi="宋体" w:cs="宋体" w:hint="eastAsia"/>
          <w:color w:val="000000"/>
          <w:kern w:val="0"/>
          <w:sz w:val="24"/>
          <w:u w:val="single"/>
        </w:rPr>
        <w:t xml:space="preserve"> </w:t>
      </w:r>
      <w:r w:rsidRPr="008D19BF" w:rsidR="002E2CC2">
        <w:rPr>
          <w:rFonts w:ascii="宋体" w:hAnsi="宋体" w:hint="eastAsia"/>
          <w:color w:val="000000"/>
          <w:sz w:val="24"/>
          <w:u w:val="single"/>
        </w:rPr>
        <w:fldChar w:fldCharType="begin"/>
      </w:r>
      <w:r w:rsidRPr="008D19BF" w:rsidR="002E2CC2">
        <w:rPr>
          <w:rFonts w:ascii="宋体" w:hAnsi="宋体" w:hint="eastAsia"/>
          <w:color w:val="000000"/>
          <w:sz w:val="24"/>
          <w:u w:val="single"/>
        </w:rPr>
        <w:instrText xml:space="preserve"> DOCPROPERTY  r_proj_p</w:instrText>
      </w:r>
      <w:r w:rsidRPr="008D19BF" w:rsidR="002E2CC2">
        <w:rPr>
          <w:rFonts w:ascii="宋体" w:hAnsi="宋体" w:hint="eastAsia"/>
          <w:color w:val="000000"/>
          <w:sz w:val="24"/>
          <w:u w:val="single"/>
        </w:rPr>
        <w:instrText xml:space="preserve">desc  \* MERGEFORMAT </w:instrText>
      </w:r>
      <w:r w:rsidRPr="008D19BF" w:rsidR="002E2CC2">
        <w:rPr>
          <w:rFonts w:ascii="宋体" w:hAnsi="宋体" w:hint="eastAsia"/>
          <w:color w:val="000000"/>
          <w:sz w:val="24"/>
          <w:u w:val="single"/>
        </w:rPr>
        <w:fldChar w:fldCharType="separate"/>
      </w:r>
      <w:r w:rsidRPr="008D19BF" w:rsidR="002E2CC2">
        <w:rPr>
          <w:rFonts w:ascii="宋体" w:hAnsi="宋体" w:hint="eastAsia"/>
          <w:color w:val="000000"/>
          <w:sz w:val="24"/>
          <w:u w:val="single"/>
        </w:rPr>
        <w:t>{</w:t>
      </w:r>
      <w:r w:rsidRPr="008D19BF" w:rsidR="002E2CC2">
        <w:rPr>
          <w:rFonts w:ascii="宋体" w:hAnsi="宋体" w:hint="eastAsia"/>
          <w:color w:val="000000"/>
          <w:sz w:val="24"/>
          <w:u w:val="single"/>
        </w:rPr>
        <w:t>{proj_pdesc}}</w:t>
      </w:r>
      <w:r w:rsidRPr="008D19BF" w:rsidR="002E2CC2">
        <w:rPr>
          <w:rFonts w:ascii="宋体" w:hAnsi="宋体" w:hint="eastAsia"/>
          <w:color w:val="000000"/>
          <w:sz w:val="24"/>
          <w:u w:val="single"/>
        </w:rPr>
        <w:fldChar w:fldCharType="end"/>
      </w:r>
      <w:r w:rsidRPr="008D19BF" w:rsidR="005B1875">
        <w:rPr>
          <w:rFonts w:ascii="宋体" w:hAnsi="宋体" w:hint="eastAsia"/>
          <w:color w:val="000000"/>
          <w:sz w:val="24"/>
          <w:u w:val="single"/>
        </w:rPr>
        <w:t xml:space="preserve"> </w:t>
      </w:r>
      <w:r w:rsidRPr="008D19BF">
        <w:rPr>
          <w:rFonts w:ascii="宋体" w:hAnsi="宋体" w:cs="宋体"/>
          <w:color w:val="000000"/>
          <w:kern w:val="0"/>
          <w:sz w:val="24"/>
        </w:rPr>
        <w:t>，</w:t>
      </w:r>
      <w:r w:rsidRPr="008D19BF" w:rsidR="002E2CC2">
        <w:rPr>
          <w:rFonts w:ascii="宋体" w:hAnsi="宋体" w:cs="宋体" w:hint="eastAsia"/>
          <w:color w:val="000000"/>
          <w:kern w:val="0"/>
          <w:sz w:val="24"/>
        </w:rPr>
        <w:t>建设工程</w:t>
      </w:r>
      <w:r w:rsidRPr="008D19BF">
        <w:rPr>
          <w:rFonts w:ascii="宋体" w:hAnsi="宋体" w:cs="宋体"/>
          <w:color w:val="000000"/>
          <w:kern w:val="0"/>
          <w:sz w:val="24"/>
        </w:rPr>
        <w:t>规划许可证号为</w:t>
      </w:r>
      <w:r w:rsidRPr="008D19BF" w:rsidR="005B1875">
        <w:rPr>
          <w:rFonts w:ascii="宋体" w:hAnsi="宋体" w:cs="宋体" w:hint="eastAsia"/>
          <w:color w:val="000000"/>
          <w:kern w:val="0"/>
          <w:sz w:val="24"/>
          <w:u w:val="single"/>
        </w:rPr>
        <w:t xml:space="preserve"> </w:t>
      </w:r>
      <w:r w:rsidRPr="008D19BF" w:rsidR="002E2CC2">
        <w:rPr>
          <w:rFonts w:ascii="宋体" w:hAnsi="宋体" w:hint="eastAsia"/>
          <w:color w:val="000000"/>
          <w:sz w:val="24"/>
          <w:u w:val="single"/>
        </w:rPr>
        <w:fldChar w:fldCharType="begin"/>
      </w:r>
      <w:r w:rsidRPr="008D19BF" w:rsidR="002E2CC2">
        <w:rPr>
          <w:rFonts w:ascii="宋体" w:hAnsi="宋体" w:hint="eastAsia"/>
          <w:color w:val="000000"/>
          <w:sz w:val="24"/>
          <w:u w:val="single"/>
        </w:rPr>
        <w:instrText xml:space="preserve"> DOCPROPERTY  r_proj_ghzh  \* MERGEFORMAT </w:instrText>
      </w:r>
      <w:r w:rsidRPr="008D19BF" w:rsidR="002E2CC2">
        <w:rPr>
          <w:rFonts w:ascii="宋体" w:hAnsi="宋体" w:hint="eastAsia"/>
          <w:color w:val="000000"/>
          <w:sz w:val="24"/>
          <w:u w:val="single"/>
        </w:rPr>
        <w:fldChar w:fldCharType="separate"/>
      </w:r>
      <w:r w:rsidRPr="008D19BF" w:rsidR="002E2CC2">
        <w:rPr>
          <w:rFonts w:ascii="宋体" w:hAnsi="宋体" w:hint="eastAsia"/>
          <w:color w:val="000000"/>
          <w:sz w:val="24"/>
          <w:u w:val="single"/>
        </w:rPr>
        <w:t>{</w:t>
      </w:r>
      <w:r w:rsidRPr="008D19BF" w:rsidR="002E2CC2">
        <w:rPr>
          <w:rFonts w:ascii="宋体" w:hAnsi="宋体" w:hint="eastAsia"/>
          <w:color w:val="000000"/>
          <w:sz w:val="24"/>
          <w:u w:val="single"/>
        </w:rPr>
        <w:t>{proj_ghzh}}</w:t>
      </w:r>
      <w:r w:rsidRPr="008D19BF" w:rsidR="002E2CC2">
        <w:rPr>
          <w:rFonts w:ascii="宋体" w:hAnsi="宋体" w:hint="eastAsia"/>
          <w:color w:val="000000"/>
          <w:sz w:val="24"/>
          <w:u w:val="single"/>
        </w:rPr>
        <w:fldChar w:fldCharType="end"/>
      </w:r>
      <w:r w:rsidRPr="008D19BF" w:rsidR="005B1875">
        <w:rPr>
          <w:rFonts w:ascii="宋体" w:hAnsi="宋体" w:hint="eastAsia"/>
          <w:color w:val="000000"/>
          <w:sz w:val="24"/>
          <w:u w:val="single"/>
        </w:rPr>
        <w:t xml:space="preserve"> </w:t>
      </w:r>
      <w:r w:rsidRPr="008D19BF">
        <w:rPr>
          <w:rFonts w:ascii="宋体" w:hAnsi="宋体" w:cs="宋体"/>
          <w:color w:val="000000"/>
          <w:kern w:val="0"/>
          <w:sz w:val="24"/>
        </w:rPr>
        <w:t>，建筑工程施工许可证号为</w:t>
      </w:r>
      <w:r w:rsidRPr="008D19BF" w:rsidR="005B1875">
        <w:rPr>
          <w:rFonts w:ascii="宋体" w:hAnsi="宋体" w:cs="宋体" w:hint="eastAsia"/>
          <w:color w:val="000000"/>
          <w:kern w:val="0"/>
          <w:sz w:val="24"/>
          <w:u w:val="single"/>
        </w:rPr>
        <w:t xml:space="preserve"> </w:t>
      </w:r>
      <w:r w:rsidRPr="008D19BF" w:rsidR="00E05BFC">
        <w:rPr>
          <w:rFonts w:ascii="宋体" w:hAnsi="宋体" w:hint="eastAsia"/>
          <w:color w:val="000000"/>
          <w:sz w:val="24"/>
          <w:u w:val="single"/>
        </w:rPr>
        <w:fldChar w:fldCharType="begin"/>
      </w:r>
      <w:r w:rsidRPr="008D19BF" w:rsidR="00E05BFC">
        <w:rPr>
          <w:rFonts w:ascii="宋体" w:hAnsi="宋体" w:hint="eastAsia"/>
          <w:color w:val="000000"/>
          <w:sz w:val="24"/>
          <w:u w:val="single"/>
        </w:rPr>
        <w:instrText xml:space="preserve"> DOCPROPERTY  r_proj_sgxkzh  \* MERGEFORMAT </w:instrText>
      </w:r>
      <w:r w:rsidRPr="008D19BF" w:rsidR="00E05BFC">
        <w:rPr>
          <w:rFonts w:ascii="宋体" w:hAnsi="宋体" w:hint="eastAsia"/>
          <w:color w:val="000000"/>
          <w:sz w:val="24"/>
          <w:u w:val="single"/>
        </w:rPr>
        <w:fldChar w:fldCharType="separate"/>
      </w:r>
      <w:r w:rsidRPr="008D19BF" w:rsidR="00E05BFC">
        <w:rPr>
          <w:rFonts w:ascii="宋体" w:hAnsi="宋体" w:hint="eastAsia"/>
          <w:color w:val="000000"/>
          <w:sz w:val="24"/>
          <w:u w:val="single"/>
        </w:rPr>
        <w:t>{</w:t>
      </w:r>
      <w:r w:rsidRPr="008D19BF" w:rsidR="00E05BFC">
        <w:rPr>
          <w:rFonts w:ascii="宋体" w:hAnsi="宋体" w:hint="eastAsia"/>
          <w:color w:val="000000"/>
          <w:sz w:val="24"/>
          <w:u w:val="single"/>
        </w:rPr>
        <w:t>{proj_sgxkzh}}</w:t>
      </w:r>
      <w:r w:rsidRPr="008D19BF" w:rsidR="00E05BFC">
        <w:rPr>
          <w:rFonts w:ascii="宋体" w:hAnsi="宋体" w:hint="eastAsia"/>
          <w:color w:val="000000"/>
          <w:sz w:val="24"/>
          <w:u w:val="single"/>
        </w:rPr>
        <w:fldChar w:fldCharType="end"/>
      </w:r>
      <w:r w:rsidRPr="008D19BF" w:rsidR="005B1875">
        <w:rPr>
          <w:rFonts w:ascii="宋体" w:hAnsi="宋体" w:hint="eastAsia"/>
          <w:color w:val="000000"/>
          <w:sz w:val="24"/>
          <w:u w:val="single"/>
        </w:rPr>
        <w:t xml:space="preserve"> </w:t>
      </w:r>
      <w:r w:rsidRPr="008D19BF">
        <w:rPr>
          <w:rFonts w:ascii="宋体" w:hAnsi="宋体" w:cs="宋体"/>
          <w:color w:val="000000"/>
          <w:kern w:val="0"/>
          <w:sz w:val="24"/>
        </w:rPr>
        <w:t>。</w:t>
      </w:r>
    </w:p>
    <w:p w:rsidR="00116D61" w:rsidRPr="008D19BF" w:rsidP="008E3B4D">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第二条</w:t>
      </w:r>
      <w:r w:rsidRPr="008D19BF">
        <w:rPr>
          <w:rFonts w:ascii="宋体" w:hAnsi="宋体" w:cs="宋体"/>
          <w:color w:val="000000"/>
          <w:kern w:val="0"/>
          <w:sz w:val="24"/>
        </w:rPr>
        <w:t xml:space="preserve"> </w:t>
      </w:r>
      <w:r w:rsidRPr="008D19BF" w:rsidR="008519B4">
        <w:rPr>
          <w:rFonts w:ascii="宋体" w:hAnsi="宋体" w:cs="宋体" w:hint="eastAsia"/>
          <w:color w:val="000000"/>
          <w:kern w:val="0"/>
          <w:sz w:val="24"/>
        </w:rPr>
        <w:t xml:space="preserve"> </w:t>
      </w:r>
      <w:r w:rsidRPr="008D19BF">
        <w:rPr>
          <w:rFonts w:ascii="宋体" w:hAnsi="宋体" w:cs="宋体"/>
          <w:b/>
          <w:color w:val="000000"/>
          <w:kern w:val="0"/>
          <w:sz w:val="24"/>
        </w:rPr>
        <w:t>预售依据</w:t>
      </w:r>
    </w:p>
    <w:p w:rsidR="00116D61" w:rsidRPr="008D19BF" w:rsidP="008E3B4D">
      <w:pPr>
        <w:widowControl/>
        <w:spacing w:line="480" w:lineRule="auto"/>
        <w:jc w:val="left"/>
        <w:rPr>
          <w:rFonts w:ascii="宋体" w:hAnsi="宋体" w:cs="宋体"/>
          <w:color w:val="000000"/>
          <w:kern w:val="0"/>
          <w:sz w:val="24"/>
          <w:u w:val="single"/>
        </w:rPr>
      </w:pPr>
      <w:r w:rsidRPr="008D19BF">
        <w:rPr>
          <w:rFonts w:ascii="宋体" w:hAnsi="宋体" w:cs="宋体"/>
          <w:color w:val="000000"/>
          <w:kern w:val="0"/>
          <w:sz w:val="24"/>
        </w:rPr>
        <w:t>　　该商品房已</w:t>
      </w:r>
      <w:r w:rsidRPr="008D19BF" w:rsidR="00AD7486">
        <w:rPr>
          <w:rFonts w:ascii="宋体" w:hAnsi="宋体" w:cs="宋体" w:hint="eastAsia"/>
          <w:color w:val="000000"/>
          <w:kern w:val="0"/>
          <w:sz w:val="24"/>
        </w:rPr>
        <w:t>由</w:t>
      </w:r>
      <w:r w:rsidRPr="008D19BF" w:rsidR="00AD7486">
        <w:rPr>
          <w:rFonts w:ascii="宋体" w:hAnsi="宋体"/>
          <w:color w:val="000000"/>
          <w:sz w:val="24"/>
          <w:u w:val="single"/>
        </w:rPr>
        <w:fldChar w:fldCharType="begin"/>
      </w:r>
      <w:r w:rsidRPr="008D19BF" w:rsidR="00AD7486">
        <w:rPr>
          <w:rFonts w:ascii="宋体" w:hAnsi="宋体"/>
          <w:color w:val="000000"/>
          <w:sz w:val="24"/>
          <w:u w:val="single"/>
        </w:rPr>
        <w:instrText xml:space="preserve"> </w:instrText>
      </w:r>
      <w:r w:rsidRPr="008D19BF" w:rsidR="00AD7486">
        <w:rPr>
          <w:rFonts w:ascii="宋体" w:hAnsi="宋体" w:hint="eastAsia"/>
          <w:color w:val="000000"/>
          <w:sz w:val="24"/>
          <w:u w:val="single"/>
        </w:rPr>
        <w:instrText>DOCPROPERTY  r_jj_ysxkdw  \* MERGEFORMAT</w:instrText>
      </w:r>
      <w:r w:rsidRPr="008D19BF" w:rsidR="00AD7486">
        <w:rPr>
          <w:rFonts w:ascii="宋体" w:hAnsi="宋体"/>
          <w:color w:val="000000"/>
          <w:sz w:val="24"/>
          <w:u w:val="single"/>
        </w:rPr>
        <w:instrText xml:space="preserve"> </w:instrText>
      </w:r>
      <w:r w:rsidRPr="008D19BF" w:rsidR="00AD7486">
        <w:rPr>
          <w:rFonts w:ascii="宋体" w:hAnsi="宋体"/>
          <w:color w:val="000000"/>
          <w:sz w:val="24"/>
          <w:u w:val="single"/>
        </w:rPr>
        <w:fldChar w:fldCharType="separate"/>
      </w:r>
      <w:r w:rsidRPr="008D19BF" w:rsidR="00AD7486">
        <w:rPr>
          <w:rFonts w:ascii="宋体" w:hAnsi="宋体"/>
          <w:color w:val="000000"/>
          <w:sz w:val="24"/>
          <w:u w:val="single"/>
        </w:rPr>
        <w:t>{</w:t>
      </w:r>
      <w:r w:rsidRPr="008D19BF" w:rsidR="00AD7486">
        <w:rPr>
          <w:rFonts w:ascii="宋体" w:hAnsi="宋体" w:hint="eastAsia"/>
          <w:color w:val="000000"/>
          <w:sz w:val="24"/>
          <w:u w:val="single"/>
        </w:rPr>
        <w:t>{jj_ysxkdw}}</w:t>
      </w:r>
      <w:r w:rsidRPr="008D19BF" w:rsidR="00AD7486">
        <w:rPr>
          <w:rFonts w:ascii="宋体" w:hAnsi="宋体"/>
          <w:color w:val="000000"/>
          <w:sz w:val="24"/>
          <w:u w:val="single"/>
        </w:rPr>
        <w:fldChar w:fldCharType="end"/>
      </w:r>
      <w:r w:rsidRPr="008D19BF" w:rsidR="00AD7486">
        <w:rPr>
          <w:rFonts w:ascii="宋体" w:hAnsi="宋体" w:cs="宋体" w:hint="eastAsia"/>
          <w:color w:val="000000"/>
          <w:kern w:val="0"/>
          <w:sz w:val="24"/>
        </w:rPr>
        <w:t>批</w:t>
      </w:r>
      <w:r w:rsidRPr="008D19BF">
        <w:rPr>
          <w:rFonts w:ascii="宋体" w:hAnsi="宋体" w:cs="宋体"/>
          <w:color w:val="000000"/>
          <w:kern w:val="0"/>
          <w:sz w:val="24"/>
        </w:rPr>
        <w:t>准预售，预售许可证号为</w:t>
      </w:r>
      <w:r w:rsidRPr="008D19BF" w:rsidR="005B1875">
        <w:rPr>
          <w:rFonts w:ascii="宋体" w:hAnsi="宋体" w:cs="宋体" w:hint="eastAsia"/>
          <w:color w:val="000000"/>
          <w:kern w:val="0"/>
          <w:sz w:val="24"/>
          <w:u w:val="single"/>
        </w:rPr>
        <w:t xml:space="preserve"> </w:t>
      </w:r>
      <w:r w:rsidRPr="008D19BF" w:rsidR="00DA337F">
        <w:rPr>
          <w:rFonts w:ascii="宋体" w:hAnsi="宋体" w:hint="eastAsia"/>
          <w:color w:val="000000"/>
          <w:sz w:val="24"/>
          <w:u w:val="single"/>
        </w:rPr>
        <w:fldChar w:fldCharType="begin"/>
      </w:r>
      <w:r w:rsidRPr="008D19BF" w:rsidR="00DA337F">
        <w:rPr>
          <w:rFonts w:ascii="宋体" w:hAnsi="宋体" w:hint="eastAsia"/>
          <w:color w:val="000000"/>
          <w:sz w:val="24"/>
          <w:u w:val="single"/>
        </w:rPr>
        <w:instrText xml:space="preserve"> DOCPROPERTY  r_pre_licence</w:instrText>
      </w:r>
      <w:r w:rsidRPr="008D19BF" w:rsidR="00DA337F">
        <w:rPr>
          <w:rFonts w:ascii="宋体" w:hAnsi="宋体" w:hint="eastAsia"/>
          <w:color w:val="000000"/>
          <w:sz w:val="24"/>
          <w:u w:val="single"/>
        </w:rPr>
        <w:instrText xml:space="preserve">  \* MERGEFORMAT </w:instrText>
      </w:r>
      <w:r w:rsidRPr="008D19BF" w:rsidR="00DA337F">
        <w:rPr>
          <w:rFonts w:ascii="宋体" w:hAnsi="宋体" w:hint="eastAsia"/>
          <w:color w:val="000000"/>
          <w:sz w:val="24"/>
          <w:u w:val="single"/>
        </w:rPr>
        <w:fldChar w:fldCharType="separate"/>
      </w:r>
      <w:r w:rsidRPr="008D19BF" w:rsidR="00DA337F">
        <w:rPr>
          <w:rFonts w:ascii="宋体" w:hAnsi="宋体" w:hint="eastAsia"/>
          <w:color w:val="000000"/>
          <w:sz w:val="24"/>
          <w:u w:val="single"/>
        </w:rPr>
        <w:t>{</w:t>
      </w:r>
      <w:r w:rsidRPr="008D19BF" w:rsidR="00DA337F">
        <w:rPr>
          <w:rFonts w:ascii="宋体" w:hAnsi="宋体" w:hint="eastAsia"/>
          <w:color w:val="000000"/>
          <w:sz w:val="24"/>
          <w:u w:val="single"/>
        </w:rPr>
        <w:t>{pre_licence}}</w:t>
      </w:r>
      <w:r w:rsidRPr="008D19BF" w:rsidR="00DA337F">
        <w:rPr>
          <w:rFonts w:ascii="宋体" w:hAnsi="宋体" w:hint="eastAsia"/>
          <w:color w:val="000000"/>
          <w:sz w:val="24"/>
          <w:u w:val="single"/>
        </w:rPr>
        <w:fldChar w:fldCharType="end"/>
      </w:r>
      <w:r w:rsidRPr="008D19BF" w:rsidR="0011712B">
        <w:rPr>
          <w:rFonts w:ascii="宋体" w:hAnsi="宋体" w:hint="eastAsia"/>
          <w:color w:val="000000"/>
          <w:sz w:val="24"/>
          <w:u w:val="single"/>
        </w:rPr>
        <w:t xml:space="preserve"> </w:t>
      </w:r>
      <w:r w:rsidRPr="008D19BF" w:rsidR="0011712B">
        <w:rPr>
          <w:rFonts w:ascii="宋体" w:hAnsi="宋体" w:hint="eastAsia"/>
          <w:color w:val="000000"/>
          <w:sz w:val="24"/>
        </w:rPr>
        <w:t>。</w:t>
      </w:r>
    </w:p>
    <w:p w:rsidR="00116D61" w:rsidRPr="008D19BF" w:rsidP="00F605B6">
      <w:pPr>
        <w:widowControl/>
        <w:spacing w:line="480" w:lineRule="auto"/>
        <w:jc w:val="left"/>
        <w:rPr>
          <w:rFonts w:ascii="宋体" w:hAnsi="宋体" w:cs="宋体"/>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第三条</w:t>
      </w:r>
      <w:r w:rsidRPr="008D19BF">
        <w:rPr>
          <w:rFonts w:ascii="宋体" w:hAnsi="宋体" w:cs="宋体"/>
          <w:b/>
          <w:color w:val="000000"/>
          <w:kern w:val="0"/>
          <w:sz w:val="24"/>
        </w:rPr>
        <w:t xml:space="preserve"> </w:t>
      </w:r>
      <w:r w:rsidRPr="008D19BF" w:rsidR="008519B4">
        <w:rPr>
          <w:rFonts w:ascii="宋体" w:hAnsi="宋体" w:cs="宋体" w:hint="eastAsia"/>
          <w:b/>
          <w:color w:val="000000"/>
          <w:kern w:val="0"/>
          <w:sz w:val="24"/>
        </w:rPr>
        <w:t xml:space="preserve"> </w:t>
      </w:r>
      <w:r w:rsidRPr="008D19BF">
        <w:rPr>
          <w:rFonts w:ascii="宋体" w:hAnsi="宋体" w:cs="宋体"/>
          <w:b/>
          <w:color w:val="000000"/>
          <w:kern w:val="0"/>
          <w:sz w:val="24"/>
        </w:rPr>
        <w:t>商品房基本情况</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sidR="009424F3">
        <w:rPr>
          <w:color w:val="000000"/>
          <w:kern w:val="0"/>
          <w:sz w:val="24"/>
        </w:rPr>
        <w:t>1</w:t>
      </w:r>
      <w:r w:rsidRPr="008D19BF" w:rsidR="009424F3">
        <w:rPr>
          <w:rFonts w:ascii="宋体" w:hAnsi="宋体" w:cs="宋体" w:hint="eastAsia"/>
          <w:color w:val="000000"/>
          <w:kern w:val="0"/>
          <w:sz w:val="24"/>
        </w:rPr>
        <w:t>、</w:t>
      </w:r>
      <w:r w:rsidRPr="008D19BF">
        <w:rPr>
          <w:rFonts w:ascii="宋体" w:hAnsi="宋体" w:cs="宋体"/>
          <w:color w:val="000000"/>
          <w:kern w:val="0"/>
          <w:sz w:val="24"/>
        </w:rPr>
        <w:t>该商品房的规划用途为</w:t>
      </w:r>
      <w:r w:rsidRPr="008D19BF" w:rsidR="005B1875">
        <w:rPr>
          <w:rFonts w:ascii="宋体" w:hAnsi="宋体" w:cs="宋体" w:hint="eastAsia"/>
          <w:color w:val="000000"/>
          <w:kern w:val="0"/>
          <w:sz w:val="24"/>
          <w:u w:val="single"/>
        </w:rPr>
        <w:t xml:space="preserve"> </w:t>
      </w:r>
      <w:r w:rsidRPr="008D19BF" w:rsidR="00120627">
        <w:rPr>
          <w:rFonts w:ascii="宋体" w:hAnsi="宋体" w:hint="eastAsia"/>
          <w:color w:val="000000"/>
          <w:sz w:val="24"/>
          <w:u w:val="single"/>
        </w:rPr>
        <w:fldChar w:fldCharType="begin"/>
      </w:r>
      <w:r w:rsidRPr="008D19BF" w:rsidR="00120627">
        <w:rPr>
          <w:rFonts w:ascii="宋体" w:hAnsi="宋体" w:hint="eastAsia"/>
          <w:color w:val="000000"/>
          <w:sz w:val="24"/>
          <w:u w:val="single"/>
        </w:rPr>
        <w:instrText xml:space="preserve"> DOCPROPERTY  r_house_designuse  \* MERGEFORMAT </w:instrText>
      </w:r>
      <w:r w:rsidRPr="008D19BF" w:rsidR="00120627">
        <w:rPr>
          <w:rFonts w:ascii="宋体" w:hAnsi="宋体" w:hint="eastAsia"/>
          <w:color w:val="000000"/>
          <w:sz w:val="24"/>
          <w:u w:val="single"/>
        </w:rPr>
        <w:fldChar w:fldCharType="separate"/>
      </w:r>
      <w:r w:rsidRPr="008D19BF" w:rsidR="00120627">
        <w:rPr>
          <w:rFonts w:ascii="宋体" w:hAnsi="宋体" w:hint="eastAsia"/>
          <w:color w:val="000000"/>
          <w:sz w:val="24"/>
          <w:u w:val="single"/>
        </w:rPr>
        <w:t>{</w:t>
      </w:r>
      <w:r w:rsidRPr="008D19BF" w:rsidR="00120627">
        <w:rPr>
          <w:rFonts w:ascii="宋体" w:hAnsi="宋体" w:hint="eastAsia"/>
          <w:color w:val="000000"/>
          <w:sz w:val="24"/>
          <w:u w:val="single"/>
        </w:rPr>
        <w:t>{house_designuse}}</w:t>
      </w:r>
      <w:r w:rsidRPr="008D19BF" w:rsidR="00120627">
        <w:rPr>
          <w:rFonts w:ascii="宋体" w:hAnsi="宋体" w:hint="eastAsia"/>
          <w:color w:val="000000"/>
          <w:sz w:val="24"/>
          <w:u w:val="single"/>
        </w:rPr>
        <w:fldChar w:fldCharType="end"/>
      </w:r>
      <w:r w:rsidRPr="008D19BF" w:rsidR="005B1875">
        <w:rPr>
          <w:rFonts w:ascii="宋体" w:hAnsi="宋体" w:hint="eastAsia"/>
          <w:color w:val="000000"/>
          <w:sz w:val="24"/>
          <w:u w:val="single"/>
        </w:rPr>
        <w:t xml:space="preserve"> </w:t>
      </w:r>
      <w:r w:rsidRPr="008D19BF" w:rsidR="000D717E">
        <w:rPr>
          <w:rFonts w:ascii="宋体" w:hAnsi="宋体" w:cs="宋体" w:hint="eastAsia"/>
          <w:color w:val="000000"/>
          <w:kern w:val="0"/>
          <w:sz w:val="24"/>
        </w:rPr>
        <w:t>。</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sidR="008E3B4D">
        <w:rPr>
          <w:color w:val="000000"/>
          <w:kern w:val="0"/>
          <w:sz w:val="24"/>
        </w:rPr>
        <w:t>2</w:t>
      </w:r>
      <w:r w:rsidRPr="008D19BF" w:rsidR="008E3B4D">
        <w:rPr>
          <w:rFonts w:ascii="宋体" w:hAnsi="宋体" w:cs="宋体" w:hint="eastAsia"/>
          <w:color w:val="000000"/>
          <w:kern w:val="0"/>
          <w:sz w:val="24"/>
        </w:rPr>
        <w:t>、</w:t>
      </w:r>
      <w:r w:rsidRPr="008D19BF" w:rsidR="008E3B4D">
        <w:rPr>
          <w:rFonts w:ascii="宋体" w:hAnsi="宋体" w:cs="宋体"/>
          <w:color w:val="000000"/>
          <w:kern w:val="0"/>
          <w:sz w:val="24"/>
        </w:rPr>
        <w:t>该</w:t>
      </w:r>
      <w:r w:rsidRPr="008D19BF">
        <w:rPr>
          <w:rFonts w:ascii="宋体" w:hAnsi="宋体" w:cs="宋体"/>
          <w:color w:val="000000"/>
          <w:kern w:val="0"/>
          <w:sz w:val="24"/>
        </w:rPr>
        <w:t>商品房所在建筑物的主体结构为</w:t>
      </w:r>
      <w:r w:rsidRPr="008D19BF" w:rsidR="005B1875">
        <w:rPr>
          <w:rFonts w:ascii="宋体" w:hAnsi="宋体" w:cs="宋体" w:hint="eastAsia"/>
          <w:color w:val="000000"/>
          <w:kern w:val="0"/>
          <w:sz w:val="24"/>
          <w:u w:val="single"/>
        </w:rPr>
        <w:t xml:space="preserve"> </w:t>
      </w:r>
      <w:r w:rsidRPr="008D19BF" w:rsidR="00120627">
        <w:rPr>
          <w:rFonts w:ascii="宋体" w:hAnsi="宋体" w:hint="eastAsia"/>
          <w:color w:val="000000"/>
          <w:sz w:val="24"/>
          <w:u w:val="single"/>
        </w:rPr>
        <w:fldChar w:fldCharType="begin"/>
      </w:r>
      <w:r w:rsidRPr="008D19BF" w:rsidR="00120627">
        <w:rPr>
          <w:rFonts w:ascii="宋体" w:hAnsi="宋体" w:hint="eastAsia"/>
          <w:color w:val="000000"/>
          <w:sz w:val="24"/>
          <w:u w:val="single"/>
        </w:rPr>
        <w:instrText xml:space="preserve"> DOCPROPERTY  r_house_fwjg  \* MERGEFORMAT </w:instrText>
      </w:r>
      <w:r w:rsidRPr="008D19BF" w:rsidR="00120627">
        <w:rPr>
          <w:rFonts w:ascii="宋体" w:hAnsi="宋体" w:hint="eastAsia"/>
          <w:color w:val="000000"/>
          <w:sz w:val="24"/>
          <w:u w:val="single"/>
        </w:rPr>
        <w:fldChar w:fldCharType="separate"/>
      </w:r>
      <w:r w:rsidRPr="008D19BF" w:rsidR="00120627">
        <w:rPr>
          <w:rFonts w:ascii="宋体" w:hAnsi="宋体" w:hint="eastAsia"/>
          <w:color w:val="000000"/>
          <w:sz w:val="24"/>
          <w:u w:val="single"/>
        </w:rPr>
        <w:t>{</w:t>
      </w:r>
      <w:r w:rsidRPr="008D19BF" w:rsidR="00120627">
        <w:rPr>
          <w:rFonts w:ascii="宋体" w:hAnsi="宋体" w:hint="eastAsia"/>
          <w:color w:val="000000"/>
          <w:sz w:val="24"/>
          <w:u w:val="single"/>
        </w:rPr>
        <w:t>{house_fwjg}}</w:t>
      </w:r>
      <w:r w:rsidRPr="008D19BF" w:rsidR="00120627">
        <w:rPr>
          <w:rFonts w:ascii="宋体" w:hAnsi="宋体" w:hint="eastAsia"/>
          <w:color w:val="000000"/>
          <w:sz w:val="24"/>
          <w:u w:val="single"/>
        </w:rPr>
        <w:fldChar w:fldCharType="end"/>
      </w:r>
      <w:r w:rsidRPr="008D19BF" w:rsidR="005B1875">
        <w:rPr>
          <w:rFonts w:ascii="宋体" w:hAnsi="宋体" w:hint="eastAsia"/>
          <w:color w:val="000000"/>
          <w:sz w:val="24"/>
          <w:u w:val="single"/>
        </w:rPr>
        <w:t xml:space="preserve"> </w:t>
      </w:r>
      <w:r w:rsidRPr="008D19BF">
        <w:rPr>
          <w:rFonts w:ascii="宋体" w:hAnsi="宋体" w:cs="宋体"/>
          <w:color w:val="000000"/>
          <w:kern w:val="0"/>
          <w:sz w:val="24"/>
        </w:rPr>
        <w:t>，建筑总层数为</w:t>
      </w:r>
      <w:r w:rsidRPr="008D19BF" w:rsidR="005B1875">
        <w:rPr>
          <w:rFonts w:ascii="宋体" w:hAnsi="宋体" w:cs="宋体" w:hint="eastAsia"/>
          <w:color w:val="000000"/>
          <w:kern w:val="0"/>
          <w:sz w:val="24"/>
          <w:u w:val="single"/>
        </w:rPr>
        <w:t xml:space="preserve"> </w:t>
      </w:r>
      <w:r w:rsidRPr="008D19BF" w:rsidR="00155A14">
        <w:rPr>
          <w:rFonts w:ascii="宋体" w:hAnsi="宋体" w:cs="宋体"/>
          <w:color w:val="000000"/>
          <w:kern w:val="0"/>
          <w:sz w:val="24"/>
          <w:u w:val="single"/>
        </w:rPr>
        <w:fldChar w:fldCharType="begin"/>
      </w:r>
      <w:r w:rsidRPr="008D19BF" w:rsidR="00155A14">
        <w:rPr>
          <w:rFonts w:ascii="宋体" w:hAnsi="宋体" w:cs="宋体"/>
          <w:color w:val="000000"/>
          <w:kern w:val="0"/>
          <w:sz w:val="24"/>
          <w:u w:val="single"/>
        </w:rPr>
        <w:instrText xml:space="preserve"> DOCPROPERTY  r_house_clayer  \* MERGEFORMAT </w:instrText>
      </w:r>
      <w:r w:rsidRPr="008D19BF" w:rsidR="00155A14">
        <w:rPr>
          <w:rFonts w:ascii="宋体" w:hAnsi="宋体" w:cs="宋体"/>
          <w:color w:val="000000"/>
          <w:kern w:val="0"/>
          <w:sz w:val="24"/>
          <w:u w:val="single"/>
        </w:rPr>
        <w:fldChar w:fldCharType="separate"/>
      </w:r>
      <w:r w:rsidRPr="008D19BF" w:rsidR="00155A14">
        <w:rPr>
          <w:rFonts w:ascii="宋体" w:hAnsi="宋体" w:cs="宋体"/>
          <w:color w:val="000000"/>
          <w:kern w:val="0"/>
          <w:sz w:val="24"/>
          <w:u w:val="single"/>
        </w:rPr>
        <w:t>{</w:t>
      </w:r>
      <w:r w:rsidRPr="008D19BF" w:rsidR="00155A14">
        <w:rPr>
          <w:rFonts w:ascii="宋体" w:hAnsi="宋体" w:cs="宋体"/>
          <w:color w:val="000000"/>
          <w:kern w:val="0"/>
          <w:sz w:val="24"/>
          <w:u w:val="single"/>
        </w:rPr>
        <w:t>{house_clayer}}</w:t>
      </w:r>
      <w:r w:rsidRPr="008D19BF" w:rsidR="00155A14">
        <w:rPr>
          <w:rFonts w:ascii="宋体" w:hAnsi="宋体" w:cs="宋体"/>
          <w:color w:val="000000"/>
          <w:kern w:val="0"/>
          <w:sz w:val="24"/>
          <w:u w:val="single"/>
        </w:rPr>
        <w:fldChar w:fldCharType="end"/>
      </w:r>
      <w:r w:rsidRPr="008D19BF" w:rsidR="005B1875">
        <w:rPr>
          <w:rFonts w:ascii="宋体" w:hAnsi="宋体" w:cs="宋体" w:hint="eastAsia"/>
          <w:color w:val="000000"/>
          <w:kern w:val="0"/>
          <w:sz w:val="24"/>
          <w:u w:val="single"/>
        </w:rPr>
        <w:t xml:space="preserve"> </w:t>
      </w:r>
      <w:r w:rsidRPr="008D19BF">
        <w:rPr>
          <w:rFonts w:ascii="宋体" w:hAnsi="宋体" w:cs="宋体"/>
          <w:color w:val="000000"/>
          <w:kern w:val="0"/>
          <w:sz w:val="24"/>
        </w:rPr>
        <w:t>层，其中地上</w:t>
      </w:r>
      <w:r w:rsidRPr="008D19BF" w:rsidR="005B1875">
        <w:rPr>
          <w:rFonts w:ascii="宋体" w:hAnsi="宋体" w:cs="宋体" w:hint="eastAsia"/>
          <w:color w:val="000000"/>
          <w:kern w:val="0"/>
          <w:sz w:val="24"/>
          <w:u w:val="single"/>
        </w:rPr>
        <w:t xml:space="preserve"> </w:t>
      </w:r>
      <w:r w:rsidRPr="008D19BF" w:rsidR="00120627">
        <w:rPr>
          <w:rFonts w:ascii="宋体" w:hAnsi="宋体" w:hint="eastAsia"/>
          <w:color w:val="000000"/>
          <w:sz w:val="24"/>
          <w:u w:val="single"/>
        </w:rPr>
        <w:fldChar w:fldCharType="begin"/>
      </w:r>
      <w:r w:rsidRPr="008D19BF" w:rsidR="00120627">
        <w:rPr>
          <w:rFonts w:ascii="宋体" w:hAnsi="宋体" w:hint="eastAsia"/>
          <w:color w:val="000000"/>
          <w:sz w:val="24"/>
          <w:u w:val="single"/>
        </w:rPr>
        <w:instrText xml:space="preserve"> DOCPROPERTY  </w:instrText>
      </w:r>
      <w:r w:rsidRPr="008D19BF" w:rsidR="00120627">
        <w:rPr>
          <w:rFonts w:ascii="宋体" w:hAnsi="宋体" w:hint="eastAsia"/>
          <w:color w:val="000000"/>
          <w:sz w:val="24"/>
          <w:u w:val="single"/>
        </w:rPr>
        <w:instrText xml:space="preserve">r_house_ulayer  \* MERGEFORMAT </w:instrText>
      </w:r>
      <w:r w:rsidRPr="008D19BF" w:rsidR="00120627">
        <w:rPr>
          <w:rFonts w:ascii="宋体" w:hAnsi="宋体" w:hint="eastAsia"/>
          <w:color w:val="000000"/>
          <w:sz w:val="24"/>
          <w:u w:val="single"/>
        </w:rPr>
        <w:fldChar w:fldCharType="separate"/>
      </w:r>
      <w:r w:rsidRPr="008D19BF" w:rsidR="00120627">
        <w:rPr>
          <w:rFonts w:ascii="宋体" w:hAnsi="宋体" w:hint="eastAsia"/>
          <w:color w:val="000000"/>
          <w:sz w:val="24"/>
          <w:u w:val="single"/>
        </w:rPr>
        <w:t>{</w:t>
      </w:r>
      <w:r w:rsidRPr="008D19BF" w:rsidR="00120627">
        <w:rPr>
          <w:rFonts w:ascii="宋体" w:hAnsi="宋体" w:hint="eastAsia"/>
          <w:color w:val="000000"/>
          <w:sz w:val="24"/>
          <w:u w:val="single"/>
        </w:rPr>
        <w:t>{house_ulayer}}</w:t>
      </w:r>
      <w:r w:rsidRPr="008D19BF" w:rsidR="00120627">
        <w:rPr>
          <w:rFonts w:ascii="宋体" w:hAnsi="宋体" w:hint="eastAsia"/>
          <w:color w:val="000000"/>
          <w:sz w:val="24"/>
          <w:u w:val="single"/>
        </w:rPr>
        <w:fldChar w:fldCharType="end"/>
      </w:r>
      <w:r w:rsidRPr="008D19BF" w:rsidR="005B1875">
        <w:rPr>
          <w:rFonts w:ascii="宋体" w:hAnsi="宋体" w:hint="eastAsia"/>
          <w:color w:val="000000"/>
          <w:sz w:val="24"/>
          <w:u w:val="single"/>
        </w:rPr>
        <w:t xml:space="preserve"> </w:t>
      </w:r>
      <w:r w:rsidRPr="008D19BF">
        <w:rPr>
          <w:rFonts w:ascii="宋体" w:hAnsi="宋体" w:cs="宋体"/>
          <w:color w:val="000000"/>
          <w:kern w:val="0"/>
          <w:sz w:val="24"/>
        </w:rPr>
        <w:t>层，地下</w:t>
      </w:r>
      <w:r w:rsidRPr="008D19BF" w:rsidR="005B1875">
        <w:rPr>
          <w:rFonts w:ascii="宋体" w:hAnsi="宋体" w:cs="宋体" w:hint="eastAsia"/>
          <w:color w:val="000000"/>
          <w:kern w:val="0"/>
          <w:sz w:val="24"/>
          <w:u w:val="single"/>
        </w:rPr>
        <w:t xml:space="preserve"> </w:t>
      </w:r>
      <w:r w:rsidRPr="008D19BF" w:rsidR="00120627">
        <w:rPr>
          <w:rFonts w:ascii="宋体" w:hAnsi="宋体" w:hint="eastAsia"/>
          <w:color w:val="000000"/>
          <w:sz w:val="24"/>
          <w:u w:val="single"/>
        </w:rPr>
        <w:fldChar w:fldCharType="begin"/>
      </w:r>
      <w:r w:rsidRPr="008D19BF" w:rsidR="00120627">
        <w:rPr>
          <w:rFonts w:ascii="宋体" w:hAnsi="宋体" w:hint="eastAsia"/>
          <w:color w:val="000000"/>
          <w:sz w:val="24"/>
          <w:u w:val="single"/>
        </w:rPr>
        <w:instrText xml:space="preserve"> DOCPROPERTY  r_house_blayer  \* MERGEFORMAT </w:instrText>
      </w:r>
      <w:r w:rsidRPr="008D19BF" w:rsidR="00120627">
        <w:rPr>
          <w:rFonts w:ascii="宋体" w:hAnsi="宋体" w:hint="eastAsia"/>
          <w:color w:val="000000"/>
          <w:sz w:val="24"/>
          <w:u w:val="single"/>
        </w:rPr>
        <w:fldChar w:fldCharType="separate"/>
      </w:r>
      <w:r w:rsidRPr="008D19BF" w:rsidR="00120627">
        <w:rPr>
          <w:rFonts w:ascii="宋体" w:hAnsi="宋体" w:hint="eastAsia"/>
          <w:color w:val="000000"/>
          <w:sz w:val="24"/>
          <w:u w:val="single"/>
        </w:rPr>
        <w:t>{</w:t>
      </w:r>
      <w:r w:rsidRPr="008D19BF" w:rsidR="00120627">
        <w:rPr>
          <w:rFonts w:ascii="宋体" w:hAnsi="宋体" w:hint="eastAsia"/>
          <w:color w:val="000000"/>
          <w:sz w:val="24"/>
          <w:u w:val="single"/>
        </w:rPr>
        <w:t>{house_blayer}}</w:t>
      </w:r>
      <w:r w:rsidRPr="008D19BF" w:rsidR="00120627">
        <w:rPr>
          <w:rFonts w:ascii="宋体" w:hAnsi="宋体" w:hint="eastAsia"/>
          <w:color w:val="000000"/>
          <w:sz w:val="24"/>
          <w:u w:val="single"/>
        </w:rPr>
        <w:fldChar w:fldCharType="end"/>
      </w:r>
      <w:r w:rsidRPr="008D19BF" w:rsidR="005B1875">
        <w:rPr>
          <w:rFonts w:ascii="宋体" w:hAnsi="宋体" w:hint="eastAsia"/>
          <w:color w:val="000000"/>
          <w:sz w:val="24"/>
          <w:u w:val="single"/>
        </w:rPr>
        <w:t xml:space="preserve"> </w:t>
      </w:r>
      <w:r w:rsidRPr="008D19BF">
        <w:rPr>
          <w:rFonts w:ascii="宋体" w:hAnsi="宋体" w:cs="宋体"/>
          <w:color w:val="000000"/>
          <w:kern w:val="0"/>
          <w:sz w:val="24"/>
        </w:rPr>
        <w:t>层。</w:t>
      </w:r>
    </w:p>
    <w:p w:rsidR="00116D61" w:rsidRPr="008D19BF" w:rsidP="00F605B6">
      <w:pPr>
        <w:widowControl/>
        <w:spacing w:line="480" w:lineRule="auto"/>
        <w:ind w:firstLine="480"/>
        <w:jc w:val="left"/>
        <w:rPr>
          <w:rFonts w:ascii="宋体" w:hAnsi="宋体" w:cs="宋体"/>
          <w:color w:val="000000"/>
          <w:kern w:val="0"/>
          <w:sz w:val="24"/>
        </w:rPr>
      </w:pPr>
      <w:r w:rsidRPr="008D19BF">
        <w:rPr>
          <w:color w:val="000000"/>
          <w:kern w:val="0"/>
          <w:sz w:val="24"/>
        </w:rPr>
        <w:t>3</w:t>
      </w:r>
      <w:r w:rsidRPr="008D19BF" w:rsidR="00057EF0">
        <w:rPr>
          <w:rFonts w:ascii="宋体" w:hAnsi="宋体" w:cs="宋体" w:hint="eastAsia"/>
          <w:color w:val="000000"/>
          <w:kern w:val="0"/>
          <w:sz w:val="24"/>
        </w:rPr>
        <w:t>、</w:t>
      </w:r>
      <w:r w:rsidRPr="008D19BF">
        <w:rPr>
          <w:rFonts w:ascii="宋体" w:hAnsi="宋体" w:cs="宋体"/>
          <w:color w:val="000000"/>
          <w:kern w:val="0"/>
          <w:sz w:val="24"/>
        </w:rPr>
        <w:t>该商品房为第一条规定项目中的</w:t>
      </w:r>
      <w:r w:rsidRPr="008D19BF" w:rsidR="005B1875">
        <w:rPr>
          <w:rFonts w:ascii="宋体" w:hAnsi="宋体" w:cs="宋体" w:hint="eastAsia"/>
          <w:color w:val="000000"/>
          <w:kern w:val="0"/>
          <w:sz w:val="24"/>
          <w:u w:val="single"/>
        </w:rPr>
        <w:t xml:space="preserve"> </w:t>
      </w:r>
      <w:r w:rsidRPr="008D19BF" w:rsidR="003F4F1E">
        <w:rPr>
          <w:rFonts w:ascii="宋体" w:hAnsi="宋体" w:hint="eastAsia"/>
          <w:color w:val="000000"/>
          <w:sz w:val="24"/>
          <w:u w:val="single"/>
        </w:rPr>
        <w:fldChar w:fldCharType="begin"/>
      </w:r>
      <w:r w:rsidRPr="008D19BF" w:rsidR="003F4F1E">
        <w:rPr>
          <w:rFonts w:ascii="宋体" w:hAnsi="宋体" w:hint="eastAsia"/>
          <w:color w:val="000000"/>
          <w:sz w:val="24"/>
          <w:u w:val="single"/>
        </w:rPr>
        <w:instrText xml:space="preserve"> DOCPROPERTY  r_house_lname  \* MERGEFORMAT </w:instrText>
      </w:r>
      <w:r w:rsidRPr="008D19BF" w:rsidR="003F4F1E">
        <w:rPr>
          <w:rFonts w:ascii="宋体" w:hAnsi="宋体" w:hint="eastAsia"/>
          <w:color w:val="000000"/>
          <w:sz w:val="24"/>
          <w:u w:val="single"/>
        </w:rPr>
        <w:fldChar w:fldCharType="separate"/>
      </w:r>
      <w:r w:rsidRPr="008D19BF" w:rsidR="003F4F1E">
        <w:rPr>
          <w:rFonts w:ascii="宋体" w:hAnsi="宋体" w:hint="eastAsia"/>
          <w:color w:val="000000"/>
          <w:sz w:val="24"/>
          <w:u w:val="single"/>
        </w:rPr>
        <w:t>{</w:t>
      </w:r>
      <w:r w:rsidRPr="008D19BF" w:rsidR="003F4F1E">
        <w:rPr>
          <w:rFonts w:ascii="宋体" w:hAnsi="宋体" w:hint="eastAsia"/>
          <w:color w:val="000000"/>
          <w:sz w:val="24"/>
          <w:u w:val="single"/>
        </w:rPr>
        <w:t>{house_lname}}</w:t>
      </w:r>
      <w:r w:rsidRPr="008D19BF" w:rsidR="003F4F1E">
        <w:rPr>
          <w:rFonts w:ascii="宋体" w:hAnsi="宋体" w:hint="eastAsia"/>
          <w:color w:val="000000"/>
          <w:sz w:val="24"/>
          <w:u w:val="single"/>
        </w:rPr>
        <w:fldChar w:fldCharType="end"/>
      </w:r>
      <w:r w:rsidRPr="008D19BF" w:rsidR="005B1875">
        <w:rPr>
          <w:rFonts w:ascii="宋体" w:hAnsi="宋体" w:hint="eastAsia"/>
          <w:color w:val="000000"/>
          <w:sz w:val="24"/>
          <w:u w:val="single"/>
        </w:rPr>
        <w:t xml:space="preserve"> </w:t>
      </w:r>
      <w:r w:rsidRPr="008D19BF" w:rsidR="003F4F1E">
        <w:rPr>
          <w:rFonts w:ascii="宋体" w:hAnsi="宋体" w:cs="宋体" w:hint="eastAsia"/>
          <w:color w:val="000000"/>
          <w:kern w:val="0"/>
          <w:sz w:val="24"/>
        </w:rPr>
        <w:t>号房</w:t>
      </w:r>
      <w:r w:rsidRPr="008D19BF">
        <w:rPr>
          <w:rFonts w:ascii="宋体" w:hAnsi="宋体" w:cs="宋体"/>
          <w:color w:val="000000"/>
          <w:kern w:val="0"/>
          <w:sz w:val="24"/>
        </w:rPr>
        <w:t>。房屋竣工后，如房号发生改变，不影响该商品房的特定位置。该商品房的平面图见附件一。</w:t>
      </w:r>
    </w:p>
    <w:p w:rsidR="00116D61" w:rsidRPr="008D19BF" w:rsidP="00F605B6">
      <w:pPr>
        <w:widowControl/>
        <w:spacing w:line="480" w:lineRule="auto"/>
        <w:ind w:firstLine="480"/>
        <w:rPr>
          <w:rFonts w:ascii="宋体" w:hAnsi="宋体" w:cs="宋体"/>
          <w:color w:val="000000"/>
          <w:kern w:val="0"/>
          <w:sz w:val="24"/>
        </w:rPr>
      </w:pPr>
      <w:r w:rsidRPr="008D19BF">
        <w:rPr>
          <w:color w:val="000000"/>
          <w:kern w:val="0"/>
          <w:sz w:val="24"/>
        </w:rPr>
        <w:t>4</w:t>
      </w:r>
      <w:r w:rsidRPr="008D19BF" w:rsidR="00057EF0">
        <w:rPr>
          <w:rFonts w:ascii="宋体" w:hAnsi="宋体" w:cs="宋体" w:hint="eastAsia"/>
          <w:color w:val="000000"/>
          <w:kern w:val="0"/>
          <w:sz w:val="24"/>
        </w:rPr>
        <w:t>、</w:t>
      </w:r>
      <w:r w:rsidRPr="008D19BF">
        <w:rPr>
          <w:rFonts w:ascii="宋体" w:hAnsi="宋体" w:cs="宋体"/>
          <w:color w:val="000000"/>
          <w:kern w:val="0"/>
          <w:sz w:val="24"/>
        </w:rPr>
        <w:t>该商品房的房产测绘机构为</w:t>
      </w:r>
      <w:sdt>
        <w:sdtPr>
          <w:id w:val="1574631680"/>
          <w:placeholder>
            <w:docPart w:val="DefaultPlaceholder_22675703"/>
          </w:placeholder>
          <w:richText/>
        </w:sdtPr>
        <w:sdtContent>
          <w:r w:rsidRPr="005F08F6" w:rsidR="005F08F6">
            <w:rPr>
              <w:rFonts w:ascii="宋体" w:hAnsi="宋体" w:hint="eastAsia"/>
              <w:color w:val="000000"/>
              <w:sz w:val="24"/>
              <w:u w:val="single"/>
            </w:rPr>
            <w:t>株洲市信达项目咨询有限公司</w:t>
          </w:r>
        </w:sdtContent>
      </w:sdt>
      <w:r w:rsidRPr="008D19BF">
        <w:rPr>
          <w:rFonts w:ascii="宋体" w:hAnsi="宋体" w:cs="宋体"/>
          <w:color w:val="000000"/>
          <w:kern w:val="0"/>
          <w:sz w:val="24"/>
        </w:rPr>
        <w:t>，其预测建筑面积共</w:t>
      </w:r>
      <w:r w:rsidRPr="008D19BF" w:rsidR="003F4F1E">
        <w:rPr>
          <w:rFonts w:ascii="宋体" w:hAnsi="宋体" w:hint="eastAsia"/>
          <w:color w:val="000000"/>
          <w:sz w:val="24"/>
          <w:u w:val="single"/>
        </w:rPr>
        <w:fldChar w:fldCharType="begin"/>
      </w:r>
      <w:r w:rsidRPr="008D19BF" w:rsidR="003F4F1E">
        <w:rPr>
          <w:rFonts w:ascii="宋体" w:hAnsi="宋体" w:hint="eastAsia"/>
          <w:color w:val="000000"/>
          <w:sz w:val="24"/>
          <w:u w:val="single"/>
        </w:rPr>
        <w:instrText xml:space="preserve"> DOCPROPERTY  r_</w:instrText>
      </w:r>
      <w:r w:rsidRPr="008D19BF" w:rsidR="003F4F1E">
        <w:rPr>
          <w:rFonts w:ascii="宋体" w:hAnsi="宋体" w:hint="eastAsia"/>
          <w:color w:val="000000"/>
          <w:sz w:val="24"/>
          <w:u w:val="single"/>
        </w:rPr>
        <w:instrText xml:space="preserve">house_jzmj  \* MERGEFORMAT </w:instrText>
      </w:r>
      <w:r w:rsidRPr="008D19BF" w:rsidR="003F4F1E">
        <w:rPr>
          <w:rFonts w:ascii="宋体" w:hAnsi="宋体" w:hint="eastAsia"/>
          <w:color w:val="000000"/>
          <w:sz w:val="24"/>
          <w:u w:val="single"/>
        </w:rPr>
        <w:fldChar w:fldCharType="separate"/>
      </w:r>
      <w:r w:rsidRPr="008D19BF" w:rsidR="003F4F1E">
        <w:rPr>
          <w:rFonts w:ascii="宋体" w:hAnsi="宋体" w:hint="eastAsia"/>
          <w:color w:val="000000"/>
          <w:sz w:val="24"/>
          <w:u w:val="single"/>
        </w:rPr>
        <w:t>{</w:t>
      </w:r>
      <w:r w:rsidRPr="008D19BF" w:rsidR="003F4F1E">
        <w:rPr>
          <w:rFonts w:ascii="宋体" w:hAnsi="宋体" w:hint="eastAsia"/>
          <w:color w:val="000000"/>
          <w:sz w:val="24"/>
          <w:u w:val="single"/>
        </w:rPr>
        <w:t>{house_jzmj}}</w:t>
      </w:r>
      <w:r w:rsidRPr="008D19BF" w:rsidR="003F4F1E">
        <w:rPr>
          <w:rFonts w:ascii="宋体" w:hAnsi="宋体" w:hint="eastAsia"/>
          <w:color w:val="000000"/>
          <w:sz w:val="24"/>
          <w:u w:val="single"/>
        </w:rPr>
        <w:fldChar w:fldCharType="end"/>
      </w:r>
      <w:r w:rsidRPr="008D19BF">
        <w:rPr>
          <w:rFonts w:ascii="宋体" w:hAnsi="宋体" w:cs="宋体"/>
          <w:color w:val="000000"/>
          <w:kern w:val="0"/>
          <w:sz w:val="24"/>
        </w:rPr>
        <w:t>平方米，其中套内建筑面积</w:t>
      </w:r>
      <w:r w:rsidRPr="008D19BF" w:rsidR="005B1875">
        <w:rPr>
          <w:rFonts w:ascii="宋体" w:hAnsi="宋体" w:cs="宋体" w:hint="eastAsia"/>
          <w:color w:val="000000"/>
          <w:kern w:val="0"/>
          <w:sz w:val="24"/>
          <w:u w:val="single"/>
        </w:rPr>
        <w:t xml:space="preserve"> </w:t>
      </w:r>
      <w:r w:rsidRPr="008D19BF" w:rsidR="003F4F1E">
        <w:rPr>
          <w:rFonts w:ascii="宋体" w:hAnsi="宋体" w:hint="eastAsia"/>
          <w:color w:val="000000"/>
          <w:sz w:val="24"/>
          <w:u w:val="single"/>
        </w:rPr>
        <w:fldChar w:fldCharType="begin"/>
      </w:r>
      <w:r w:rsidRPr="008D19BF" w:rsidR="003F4F1E">
        <w:rPr>
          <w:rFonts w:ascii="宋体" w:hAnsi="宋体" w:hint="eastAsia"/>
          <w:color w:val="000000"/>
          <w:sz w:val="24"/>
          <w:u w:val="single"/>
        </w:rPr>
        <w:instrText xml:space="preserve"> DOCPROPERTY  r_house_tnmj  \* MERGEFORMAT </w:instrText>
      </w:r>
      <w:r w:rsidRPr="008D19BF" w:rsidR="003F4F1E">
        <w:rPr>
          <w:rFonts w:ascii="宋体" w:hAnsi="宋体" w:hint="eastAsia"/>
          <w:color w:val="000000"/>
          <w:sz w:val="24"/>
          <w:u w:val="single"/>
        </w:rPr>
        <w:fldChar w:fldCharType="separate"/>
      </w:r>
      <w:r w:rsidRPr="008D19BF" w:rsidR="003F4F1E">
        <w:rPr>
          <w:rFonts w:ascii="宋体" w:hAnsi="宋体" w:hint="eastAsia"/>
          <w:color w:val="000000"/>
          <w:sz w:val="24"/>
          <w:u w:val="single"/>
        </w:rPr>
        <w:t>{</w:t>
      </w:r>
      <w:r w:rsidRPr="008D19BF" w:rsidR="003F4F1E">
        <w:rPr>
          <w:rFonts w:ascii="宋体" w:hAnsi="宋体" w:hint="eastAsia"/>
          <w:color w:val="000000"/>
          <w:sz w:val="24"/>
          <w:u w:val="single"/>
        </w:rPr>
        <w:t>{house_tnmj}}</w:t>
      </w:r>
      <w:r w:rsidRPr="008D19BF" w:rsidR="003F4F1E">
        <w:rPr>
          <w:rFonts w:ascii="宋体" w:hAnsi="宋体" w:hint="eastAsia"/>
          <w:color w:val="000000"/>
          <w:sz w:val="24"/>
          <w:u w:val="single"/>
        </w:rPr>
        <w:fldChar w:fldCharType="end"/>
      </w:r>
      <w:r w:rsidRPr="008D19BF" w:rsidR="00C61D61">
        <w:rPr>
          <w:rFonts w:ascii="宋体" w:hAnsi="宋体" w:cs="宋体"/>
          <w:color w:val="000000"/>
          <w:kern w:val="0"/>
          <w:sz w:val="24"/>
          <w:u w:val="single"/>
        </w:rPr>
        <w:t xml:space="preserve"> </w:t>
      </w:r>
      <w:r w:rsidRPr="008D19BF">
        <w:rPr>
          <w:rFonts w:ascii="宋体" w:hAnsi="宋体" w:cs="宋体"/>
          <w:color w:val="000000"/>
          <w:kern w:val="0"/>
          <w:sz w:val="24"/>
        </w:rPr>
        <w:t>平方米，分摊</w:t>
      </w:r>
      <w:r w:rsidRPr="008D19BF" w:rsidR="00B777B4">
        <w:rPr>
          <w:rFonts w:ascii="宋体" w:hAnsi="宋体" w:cs="宋体" w:hint="eastAsia"/>
          <w:color w:val="000000"/>
          <w:kern w:val="0"/>
          <w:sz w:val="24"/>
        </w:rPr>
        <w:t>共有</w:t>
      </w:r>
      <w:r w:rsidRPr="008D19BF">
        <w:rPr>
          <w:rFonts w:ascii="宋体" w:hAnsi="宋体" w:cs="宋体"/>
          <w:color w:val="000000"/>
          <w:kern w:val="0"/>
          <w:sz w:val="24"/>
        </w:rPr>
        <w:t>建筑面积</w:t>
      </w:r>
      <w:r w:rsidRPr="008D19BF">
        <w:rPr>
          <w:rFonts w:ascii="宋体" w:hAnsi="宋体" w:cs="宋体"/>
          <w:color w:val="000000"/>
          <w:kern w:val="0"/>
          <w:sz w:val="24"/>
          <w:u w:val="single"/>
        </w:rPr>
        <w:t xml:space="preserve"> </w:t>
      </w:r>
      <w:r w:rsidRPr="008D19BF" w:rsidR="00B1546A">
        <w:rPr>
          <w:rFonts w:ascii="宋体" w:hAnsi="宋体" w:hint="eastAsia"/>
          <w:color w:val="000000"/>
          <w:sz w:val="24"/>
          <w:u w:val="single"/>
        </w:rPr>
        <w:fldChar w:fldCharType="begin"/>
      </w:r>
      <w:r w:rsidRPr="008D19BF" w:rsidR="00B1546A">
        <w:rPr>
          <w:rFonts w:ascii="宋体" w:hAnsi="宋体" w:hint="eastAsia"/>
          <w:color w:val="000000"/>
          <w:sz w:val="24"/>
          <w:u w:val="single"/>
        </w:rPr>
        <w:instrText xml:space="preserve"> DOCPROPERTY  r_house_ftmj  \* MERGEFORMAT </w:instrText>
      </w:r>
      <w:r w:rsidRPr="008D19BF" w:rsidR="00B1546A">
        <w:rPr>
          <w:rFonts w:ascii="宋体" w:hAnsi="宋体" w:hint="eastAsia"/>
          <w:color w:val="000000"/>
          <w:sz w:val="24"/>
          <w:u w:val="single"/>
        </w:rPr>
        <w:fldChar w:fldCharType="separate"/>
      </w:r>
      <w:r w:rsidRPr="008D19BF" w:rsidR="00B1546A">
        <w:rPr>
          <w:rFonts w:ascii="宋体" w:hAnsi="宋体" w:hint="eastAsia"/>
          <w:color w:val="000000"/>
          <w:sz w:val="24"/>
          <w:u w:val="single"/>
        </w:rPr>
        <w:t>{</w:t>
      </w:r>
      <w:r w:rsidRPr="008D19BF" w:rsidR="00B1546A">
        <w:rPr>
          <w:rFonts w:ascii="宋体" w:hAnsi="宋体" w:hint="eastAsia"/>
          <w:color w:val="000000"/>
          <w:sz w:val="24"/>
          <w:u w:val="single"/>
        </w:rPr>
        <w:t>{house_ftmj}}</w:t>
      </w:r>
      <w:r w:rsidRPr="008D19BF" w:rsidR="00B1546A">
        <w:rPr>
          <w:rFonts w:ascii="宋体" w:hAnsi="宋体" w:hint="eastAsia"/>
          <w:color w:val="000000"/>
          <w:sz w:val="24"/>
          <w:u w:val="single"/>
        </w:rPr>
        <w:fldChar w:fldCharType="end"/>
      </w:r>
      <w:r w:rsidRPr="008D19BF" w:rsidR="005B1875">
        <w:rPr>
          <w:rFonts w:ascii="宋体" w:hAnsi="宋体" w:hint="eastAsia"/>
          <w:color w:val="000000"/>
          <w:sz w:val="24"/>
          <w:u w:val="single"/>
        </w:rPr>
        <w:t xml:space="preserve"> </w:t>
      </w:r>
      <w:r w:rsidRPr="008D19BF">
        <w:rPr>
          <w:rFonts w:ascii="宋体" w:hAnsi="宋体" w:cs="宋体"/>
          <w:color w:val="000000"/>
          <w:kern w:val="0"/>
          <w:sz w:val="24"/>
        </w:rPr>
        <w:t>平方米。该商品房共用部位见附件二。</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该商品房层高为</w:t>
      </w:r>
      <w:sdt>
        <w:sdtPr>
          <w:id w:val="654721190"/>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米，有</w:t>
      </w:r>
      <w:sdt>
        <w:sdtPr>
          <w:id w:val="1851928415"/>
          <w:placeholder>
            <w:docPart w:val="DefaultPlaceholder_22675703"/>
          </w:placeholder>
          <w:richText/>
        </w:sdtPr>
        <w:sdtContent>
          <w:r w:rsidR="005F08F6">
            <w:rPr>
              <w:rFonts w:ascii="宋体" w:hAnsi="宋体"/>
              <w:color w:val="000000"/>
              <w:sz w:val="24"/>
              <w:u w:val="single"/>
            </w:rPr>
            <w:t>/</w:t>
          </w:r>
        </w:sdtContent>
      </w:sdt>
      <w:r w:rsidRPr="008D19BF">
        <w:rPr>
          <w:rFonts w:ascii="宋体" w:hAnsi="宋体" w:cs="宋体"/>
          <w:color w:val="000000"/>
          <w:kern w:val="0"/>
          <w:sz w:val="24"/>
        </w:rPr>
        <w:t>个阳台，其中</w:t>
      </w:r>
      <w:sdt>
        <w:sdtPr>
          <w:id w:val="1023906662"/>
          <w:placeholder>
            <w:docPart w:val="DefaultPlaceholder_22675703"/>
          </w:placeholder>
          <w:richText/>
        </w:sdtPr>
        <w:sdtContent>
          <w:r w:rsidR="005F08F6">
            <w:rPr>
              <w:rFonts w:ascii="宋体" w:hAnsi="宋体"/>
              <w:color w:val="000000"/>
              <w:sz w:val="24"/>
              <w:u w:val="single"/>
            </w:rPr>
            <w:t>/</w:t>
          </w:r>
        </w:sdtContent>
      </w:sdt>
      <w:r w:rsidRPr="008D19BF">
        <w:rPr>
          <w:rFonts w:ascii="宋体" w:hAnsi="宋体" w:cs="宋体"/>
          <w:color w:val="000000"/>
          <w:kern w:val="0"/>
          <w:sz w:val="24"/>
        </w:rPr>
        <w:t>个阳台为封闭式</w:t>
      </w:r>
      <w:r w:rsidR="00685F68">
        <w:rPr>
          <w:rFonts w:ascii="宋体" w:hAnsi="宋体" w:cs="宋体"/>
          <w:color w:val="000000"/>
          <w:kern w:val="0"/>
          <w:sz w:val="24"/>
        </w:rPr>
        <w:t>，</w:t>
      </w:r>
      <w:sdt>
        <w:sdtPr>
          <w:id w:val="463117827"/>
          <w:placeholder>
            <w:docPart w:val="DefaultPlaceholder_22675703"/>
          </w:placeholder>
          <w:richText/>
        </w:sdtPr>
        <w:sdtContent>
          <w:r w:rsidR="005F08F6">
            <w:rPr>
              <w:rFonts w:ascii="宋体" w:hAnsi="宋体"/>
              <w:color w:val="000000"/>
              <w:sz w:val="24"/>
              <w:u w:val="single"/>
            </w:rPr>
            <w:t>/</w:t>
          </w:r>
        </w:sdtContent>
      </w:sdt>
      <w:r w:rsidRPr="008D19BF">
        <w:rPr>
          <w:rFonts w:ascii="宋体" w:hAnsi="宋体" w:cs="宋体"/>
          <w:color w:val="000000"/>
          <w:kern w:val="0"/>
          <w:sz w:val="24"/>
        </w:rPr>
        <w:t>个阳台为非封闭式。阳台是否封闭以规划设计文件为准。</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rFonts w:ascii="黑体" w:eastAsia="黑体" w:hAnsi="宋体" w:cs="宋体" w:hint="eastAsia"/>
          <w:color w:val="000000"/>
          <w:kern w:val="0"/>
          <w:sz w:val="24"/>
        </w:rPr>
        <w:t>　</w:t>
      </w:r>
      <w:r w:rsidRPr="008D19BF">
        <w:rPr>
          <w:rFonts w:ascii="宋体" w:hAnsi="宋体" w:cs="宋体" w:hint="eastAsia"/>
          <w:b/>
          <w:color w:val="000000"/>
          <w:kern w:val="0"/>
          <w:sz w:val="24"/>
        </w:rPr>
        <w:t>第四条</w:t>
      </w:r>
      <w:r w:rsidRPr="008D19BF">
        <w:rPr>
          <w:rFonts w:ascii="宋体" w:hAnsi="宋体" w:cs="宋体"/>
          <w:color w:val="000000"/>
          <w:kern w:val="0"/>
          <w:sz w:val="24"/>
        </w:rPr>
        <w:t xml:space="preserve"> </w:t>
      </w:r>
      <w:r w:rsidRPr="008D19BF" w:rsidR="008519B4">
        <w:rPr>
          <w:rFonts w:ascii="宋体" w:hAnsi="宋体" w:cs="宋体" w:hint="eastAsia"/>
          <w:color w:val="000000"/>
          <w:kern w:val="0"/>
          <w:sz w:val="24"/>
        </w:rPr>
        <w:t xml:space="preserve"> </w:t>
      </w:r>
      <w:r w:rsidRPr="008D19BF" w:rsidR="00B777B4">
        <w:rPr>
          <w:rFonts w:ascii="宋体" w:hAnsi="宋体" w:cs="宋体" w:hint="eastAsia"/>
          <w:b/>
          <w:color w:val="000000"/>
          <w:kern w:val="0"/>
          <w:sz w:val="24"/>
        </w:rPr>
        <w:t>抵押</w:t>
      </w:r>
      <w:r w:rsidRPr="008D19BF">
        <w:rPr>
          <w:rFonts w:ascii="宋体" w:hAnsi="宋体" w:cs="宋体"/>
          <w:b/>
          <w:color w:val="000000"/>
          <w:kern w:val="0"/>
          <w:sz w:val="24"/>
        </w:rPr>
        <w:t>情况</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与该商品房有关的抵押情况为【</w:t>
      </w:r>
      <w:sdt>
        <w:sdtPr>
          <w:id w:val="507264429"/>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Pr>
          <w:rFonts w:ascii="宋体" w:hAnsi="宋体" w:cs="宋体"/>
          <w:color w:val="000000"/>
          <w:kern w:val="0"/>
          <w:sz w:val="24"/>
        </w:rPr>
        <w:t>抵押</w:t>
      </w:r>
      <w:r w:rsidRPr="008D19BF">
        <w:rPr>
          <w:rFonts w:ascii="宋体" w:hAnsi="宋体" w:cs="宋体"/>
          <w:color w:val="000000"/>
          <w:kern w:val="0"/>
          <w:sz w:val="24"/>
        </w:rPr>
        <w:t>】【</w:t>
      </w:r>
      <w:sdt>
        <w:sdtPr>
          <w:id w:val="692326385"/>
          <w14:checkbox>
            <w14:checked w14:val="1"/>
            <w14:checkedState w14:val="221a" w14:font="宋体"/>
            <w14:uncheckedState w14:val="2610" w14:font="MS Gothic"/>
          </w14:checkbox>
        </w:sdtPr>
        <w:sdtContent>
          <w:r>
            <w:rPr>
              <w:rFonts w:ascii="宋体" w:eastAsia="宋体" w:hAnsi="宋体" w:cs="宋体"/>
            </w:rPr>
            <w:t>√</w:t>
          </w:r>
        </w:sdtContent>
      </w:sdt>
      <w:r w:rsidRPr="008D19BF">
        <w:rPr>
          <w:rFonts w:ascii="宋体" w:hAnsi="宋体" w:cs="宋体"/>
          <w:color w:val="000000"/>
          <w:kern w:val="0"/>
          <w:sz w:val="24"/>
        </w:rPr>
        <w:t>未抵押</w:t>
      </w:r>
      <w:r w:rsidRPr="008D19BF">
        <w:rPr>
          <w:rFonts w:ascii="宋体" w:hAnsi="宋体" w:cs="宋体"/>
          <w:color w:val="000000"/>
          <w:kern w:val="0"/>
          <w:sz w:val="24"/>
        </w:rPr>
        <w:t>】。</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抵押类型：</w:t>
      </w:r>
      <w:sdt>
        <w:sdtPr>
          <w:id w:val="119479135"/>
          <w:placeholder>
            <w:docPart w:val="DefaultPlaceholder_22675703"/>
          </w:placeholder>
          <w:richText/>
        </w:sdtPr>
        <w:sdtContent>
          <w:r w:rsidR="005F08F6">
            <w:rPr>
              <w:rFonts w:ascii="宋体" w:hAnsi="宋体" w:cs="宋体" w:hint="eastAsia"/>
              <w:color w:val="000000"/>
              <w:kern w:val="0"/>
              <w:sz w:val="24"/>
              <w:u w:val="single"/>
            </w:rPr>
            <w:t>/</w:t>
          </w:r>
        </w:sdtContent>
      </w:sdt>
      <w:r w:rsidRPr="008D19BF">
        <w:rPr>
          <w:rFonts w:ascii="宋体" w:hAnsi="宋体" w:cs="宋体"/>
          <w:color w:val="000000"/>
          <w:kern w:val="0"/>
          <w:sz w:val="24"/>
        </w:rPr>
        <w:t>，抵押人：</w:t>
      </w:r>
      <w:sdt>
        <w:sdtPr>
          <w:id w:val="204591810"/>
          <w:placeholder>
            <w:docPart w:val="DefaultPlaceholder_22675703"/>
          </w:placeholder>
          <w:richText/>
        </w:sdtPr>
        <w:sdtContent>
          <w:r w:rsidR="005F08F6">
            <w:rPr>
              <w:rFonts w:ascii="宋体" w:hAnsi="宋体" w:cs="宋体" w:hint="eastAsia"/>
              <w:color w:val="000000"/>
              <w:kern w:val="0"/>
              <w:sz w:val="24"/>
              <w:u w:val="single"/>
            </w:rPr>
            <w:t>/</w:t>
          </w:r>
        </w:sdtContent>
      </w:sdt>
      <w:r w:rsidRPr="008D19BF">
        <w:rPr>
          <w:rFonts w:ascii="宋体" w:hAnsi="宋体" w:cs="宋体"/>
          <w:color w:val="000000"/>
          <w:kern w:val="0"/>
          <w:sz w:val="24"/>
        </w:rPr>
        <w:t>，</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sidR="00B777B4">
        <w:rPr>
          <w:rFonts w:ascii="宋体" w:hAnsi="宋体" w:cs="宋体" w:hint="eastAsia"/>
          <w:color w:val="000000"/>
          <w:kern w:val="0"/>
          <w:sz w:val="24"/>
        </w:rPr>
        <w:t>抵押权人</w:t>
      </w:r>
      <w:r w:rsidRPr="008D19BF">
        <w:rPr>
          <w:rFonts w:ascii="宋体" w:hAnsi="宋体" w:cs="宋体"/>
          <w:color w:val="000000"/>
          <w:kern w:val="0"/>
          <w:sz w:val="24"/>
        </w:rPr>
        <w:t>：</w:t>
      </w:r>
      <w:sdt>
        <w:sdtPr>
          <w:id w:val="424749613"/>
          <w:placeholder>
            <w:docPart w:val="DefaultPlaceholder_22675703"/>
          </w:placeholder>
          <w:richText/>
        </w:sdtPr>
        <w:sdtContent>
          <w:r w:rsidR="005F08F6">
            <w:rPr>
              <w:rFonts w:ascii="宋体" w:hAnsi="宋体" w:cs="宋体" w:hint="eastAsia"/>
              <w:color w:val="000000"/>
              <w:kern w:val="0"/>
              <w:sz w:val="24"/>
              <w:u w:val="single"/>
            </w:rPr>
            <w:t>/</w:t>
          </w:r>
        </w:sdtContent>
      </w:sdt>
      <w:r w:rsidRPr="008D19BF">
        <w:rPr>
          <w:rFonts w:ascii="宋体" w:hAnsi="宋体" w:cs="宋体"/>
          <w:color w:val="000000"/>
          <w:kern w:val="0"/>
          <w:sz w:val="24"/>
        </w:rPr>
        <w:t>，</w:t>
      </w:r>
      <w:r w:rsidRPr="008D19BF" w:rsidR="00B777B4">
        <w:rPr>
          <w:rFonts w:ascii="宋体" w:hAnsi="宋体" w:cs="宋体" w:hint="eastAsia"/>
          <w:color w:val="000000"/>
          <w:kern w:val="0"/>
          <w:sz w:val="24"/>
        </w:rPr>
        <w:t>抵押登记机构</w:t>
      </w:r>
      <w:r w:rsidRPr="008D19BF">
        <w:rPr>
          <w:rFonts w:ascii="宋体" w:hAnsi="宋体" w:cs="宋体"/>
          <w:color w:val="000000"/>
          <w:kern w:val="0"/>
          <w:sz w:val="24"/>
        </w:rPr>
        <w:t>：</w:t>
      </w:r>
      <w:sdt>
        <w:sdtPr>
          <w:id w:val="1461870594"/>
          <w:placeholder>
            <w:docPart w:val="DefaultPlaceholder_22675703"/>
          </w:placeholder>
          <w:richText/>
        </w:sdtPr>
        <w:sdtContent>
          <w:r w:rsidR="005F08F6">
            <w:rPr>
              <w:rFonts w:ascii="宋体" w:hAnsi="宋体" w:cs="宋体" w:hint="eastAsia"/>
              <w:color w:val="000000"/>
              <w:kern w:val="0"/>
              <w:sz w:val="24"/>
              <w:u w:val="single"/>
            </w:rPr>
            <w:t>/</w:t>
          </w:r>
        </w:sdtContent>
      </w:sdt>
      <w:r w:rsidRPr="008D19BF">
        <w:rPr>
          <w:rFonts w:ascii="宋体" w:hAnsi="宋体" w:cs="宋体"/>
          <w:color w:val="000000"/>
          <w:kern w:val="0"/>
          <w:sz w:val="24"/>
        </w:rPr>
        <w:t>，</w:t>
      </w:r>
    </w:p>
    <w:p w:rsidR="00116D61" w:rsidRPr="008D19BF" w:rsidP="00871BD8">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抵押登记日期：</w:t>
      </w:r>
      <w:sdt>
        <w:sdtPr>
          <w:id w:val="1677919495"/>
          <w:placeholder>
            <w:docPart w:val="DefaultPlaceholder_22675703"/>
          </w:placeholder>
          <w:richText/>
        </w:sdtPr>
        <w:sdtContent>
          <w:r w:rsidR="005F08F6">
            <w:rPr>
              <w:rFonts w:ascii="宋体" w:hAnsi="宋体" w:cs="宋体" w:hint="eastAsia"/>
              <w:color w:val="000000"/>
              <w:kern w:val="0"/>
              <w:sz w:val="24"/>
              <w:u w:val="single"/>
            </w:rPr>
            <w:t>/</w:t>
          </w:r>
        </w:sdtContent>
      </w:sdt>
      <w:r w:rsidRPr="008D19BF">
        <w:rPr>
          <w:rFonts w:ascii="宋体" w:hAnsi="宋体" w:cs="宋体"/>
          <w:color w:val="000000"/>
          <w:kern w:val="0"/>
          <w:sz w:val="24"/>
        </w:rPr>
        <w:t>，债务履行期限：</w:t>
      </w:r>
      <w:sdt>
        <w:sdtPr>
          <w:id w:val="833493456"/>
          <w:placeholder>
            <w:docPart w:val="DefaultPlaceholder_22675703"/>
          </w:placeholder>
          <w:richText/>
        </w:sdtPr>
        <w:sdtContent>
          <w:r w:rsidR="005F08F6">
            <w:rPr>
              <w:rFonts w:ascii="宋体" w:hAnsi="宋体" w:cs="宋体" w:hint="eastAsia"/>
              <w:color w:val="000000"/>
              <w:kern w:val="0"/>
              <w:sz w:val="24"/>
              <w:u w:val="single"/>
            </w:rPr>
            <w:t>/</w:t>
          </w:r>
        </w:sdtContent>
      </w:sdt>
      <w:r w:rsidRPr="008D19BF">
        <w:rPr>
          <w:rFonts w:ascii="宋体" w:hAnsi="宋体" w:cs="宋体"/>
          <w:color w:val="000000"/>
          <w:kern w:val="0"/>
          <w:sz w:val="24"/>
        </w:rPr>
        <w:t>。</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抵押权人同意该商品房转让的证明及关于抵押的相关约定见附件三。</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rFonts w:ascii="宋体" w:hAnsi="宋体" w:cs="宋体"/>
          <w:b/>
          <w:color w:val="000000"/>
          <w:kern w:val="0"/>
          <w:sz w:val="24"/>
        </w:rPr>
        <w:t>第五条</w:t>
      </w:r>
      <w:r w:rsidRPr="008D19BF">
        <w:rPr>
          <w:rFonts w:ascii="宋体" w:hAnsi="宋体" w:cs="宋体"/>
          <w:color w:val="000000"/>
          <w:kern w:val="0"/>
          <w:sz w:val="24"/>
        </w:rPr>
        <w:t xml:space="preserve"> </w:t>
      </w:r>
      <w:r w:rsidRPr="008D19BF">
        <w:rPr>
          <w:rFonts w:ascii="宋体" w:hAnsi="宋体" w:cs="宋体"/>
          <w:b/>
          <w:color w:val="000000"/>
          <w:kern w:val="0"/>
          <w:sz w:val="24"/>
        </w:rPr>
        <w:t>房屋权利状况</w:t>
      </w:r>
      <w:r w:rsidRPr="008D19BF" w:rsidR="00481489">
        <w:rPr>
          <w:rFonts w:ascii="宋体" w:hAnsi="宋体" w:cs="宋体" w:hint="eastAsia"/>
          <w:b/>
          <w:color w:val="000000"/>
          <w:kern w:val="0"/>
          <w:sz w:val="24"/>
        </w:rPr>
        <w:t>承诺</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sidR="00685F68">
        <w:rPr>
          <w:rFonts w:ascii="宋体" w:hAnsi="宋体" w:cs="宋体" w:hint="eastAsia"/>
          <w:color w:val="000000"/>
          <w:kern w:val="0"/>
          <w:sz w:val="24"/>
        </w:rPr>
        <w:t>、</w:t>
      </w:r>
      <w:r w:rsidRPr="008D19BF">
        <w:rPr>
          <w:rFonts w:ascii="宋体" w:hAnsi="宋体" w:cs="宋体"/>
          <w:color w:val="000000"/>
          <w:kern w:val="0"/>
          <w:sz w:val="24"/>
        </w:rPr>
        <w:t>出卖人对该商品房享有合法权利；</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sidR="00685F68">
        <w:rPr>
          <w:rFonts w:ascii="宋体" w:hAnsi="宋体" w:cs="宋体" w:hint="eastAsia"/>
          <w:color w:val="000000"/>
          <w:kern w:val="0"/>
          <w:sz w:val="24"/>
        </w:rPr>
        <w:t>、</w:t>
      </w:r>
      <w:r w:rsidRPr="008D19BF">
        <w:rPr>
          <w:rFonts w:ascii="宋体" w:hAnsi="宋体" w:cs="宋体"/>
          <w:color w:val="000000"/>
          <w:kern w:val="0"/>
          <w:sz w:val="24"/>
        </w:rPr>
        <w:t>该商品房没有出售给除本合同买受人以外的其他人；</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3</w:t>
      </w:r>
      <w:r w:rsidRPr="008D19BF" w:rsidR="00685F68">
        <w:rPr>
          <w:rFonts w:ascii="宋体" w:hAnsi="宋体" w:cs="宋体" w:hint="eastAsia"/>
          <w:color w:val="000000"/>
          <w:kern w:val="0"/>
          <w:sz w:val="24"/>
        </w:rPr>
        <w:t>、</w:t>
      </w:r>
      <w:r w:rsidRPr="008D19BF">
        <w:rPr>
          <w:rFonts w:ascii="宋体" w:hAnsi="宋体" w:cs="宋体"/>
          <w:color w:val="000000"/>
          <w:kern w:val="0"/>
          <w:sz w:val="24"/>
        </w:rPr>
        <w:t>该商品房没有司法查封或其他限制转让的情况；</w:t>
      </w:r>
    </w:p>
    <w:p w:rsidR="00116D61" w:rsidRPr="008D19BF" w:rsidP="00F605B6">
      <w:pPr>
        <w:widowControl/>
        <w:spacing w:line="480" w:lineRule="auto"/>
        <w:jc w:val="left"/>
        <w:rPr>
          <w:rFonts w:ascii="宋体" w:hAnsi="宋体" w:cs="宋体" w:hint="eastAsia"/>
          <w:color w:val="000000"/>
          <w:kern w:val="0"/>
          <w:sz w:val="24"/>
        </w:rPr>
      </w:pPr>
      <w:r w:rsidRPr="008D19BF">
        <w:rPr>
          <w:rFonts w:ascii="宋体" w:hAnsi="宋体" w:cs="宋体"/>
          <w:color w:val="000000"/>
          <w:kern w:val="0"/>
          <w:sz w:val="24"/>
        </w:rPr>
        <w:t>　　</w:t>
      </w:r>
      <w:r w:rsidRPr="008D19BF">
        <w:rPr>
          <w:color w:val="000000"/>
          <w:kern w:val="0"/>
          <w:sz w:val="24"/>
        </w:rPr>
        <w:t>4</w:t>
      </w:r>
      <w:r w:rsidRPr="008D19BF" w:rsidR="00685F68">
        <w:rPr>
          <w:rFonts w:ascii="宋体" w:hAnsi="宋体" w:cs="宋体" w:hint="eastAsia"/>
          <w:color w:val="000000"/>
          <w:kern w:val="0"/>
          <w:sz w:val="24"/>
        </w:rPr>
        <w:t>、</w:t>
      </w:r>
      <w:sdt>
        <w:sdtPr>
          <w:id w:val="1148369066"/>
          <w:placeholder>
            <w:docPart w:val="DefaultPlaceholder_22675703"/>
          </w:placeholder>
          <w:richText/>
        </w:sdtPr>
        <w:sdtContent>
          <w:r w:rsidR="005F08F6">
            <w:rPr>
              <w:rFonts w:ascii="宋体" w:hAnsi="宋体" w:cs="宋体" w:hint="eastAsia"/>
              <w:color w:val="000000"/>
              <w:kern w:val="0"/>
              <w:sz w:val="24"/>
              <w:u w:val="single"/>
            </w:rPr>
            <w:t>/</w:t>
          </w:r>
        </w:sdtContent>
      </w:sdt>
      <w:r w:rsidRPr="008D19BF">
        <w:rPr>
          <w:rFonts w:ascii="宋体" w:hAnsi="宋体" w:cs="宋体"/>
          <w:color w:val="000000"/>
          <w:kern w:val="0"/>
          <w:sz w:val="24"/>
        </w:rPr>
        <w:t>；</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5</w:t>
      </w:r>
      <w:r w:rsidRPr="008D19BF" w:rsidR="00685F68">
        <w:rPr>
          <w:rFonts w:ascii="宋体" w:hAnsi="宋体" w:cs="宋体" w:hint="eastAsia"/>
          <w:color w:val="000000"/>
          <w:kern w:val="0"/>
          <w:sz w:val="24"/>
        </w:rPr>
        <w:t>、</w:t>
      </w:r>
      <w:sdt>
        <w:sdtPr>
          <w:id w:val="1980067477"/>
          <w:placeholder>
            <w:docPart w:val="DefaultPlaceholder_22675703"/>
          </w:placeholder>
          <w:richText/>
        </w:sdtPr>
        <w:sdtContent>
          <w:r w:rsidR="005F08F6">
            <w:rPr>
              <w:rFonts w:ascii="宋体" w:hAnsi="宋体" w:cs="宋体" w:hint="eastAsia"/>
              <w:color w:val="000000"/>
              <w:kern w:val="0"/>
              <w:sz w:val="24"/>
              <w:u w:val="single"/>
            </w:rPr>
            <w:t>/</w:t>
          </w:r>
        </w:sdtContent>
      </w:sdt>
      <w:r w:rsidRPr="008D19BF">
        <w:rPr>
          <w:rFonts w:ascii="宋体" w:hAnsi="宋体" w:cs="宋体"/>
          <w:color w:val="000000"/>
          <w:kern w:val="0"/>
          <w:sz w:val="24"/>
        </w:rPr>
        <w:t>。</w:t>
      </w:r>
    </w:p>
    <w:p w:rsidR="00BF1A88" w:rsidRPr="008D19BF" w:rsidP="00BF1A88">
      <w:pPr>
        <w:widowControl/>
        <w:spacing w:line="480" w:lineRule="auto"/>
        <w:jc w:val="left"/>
        <w:rPr>
          <w:rFonts w:ascii="宋体" w:hAnsi="宋体" w:cs="宋体" w:hint="eastAsia"/>
          <w:color w:val="000000"/>
          <w:kern w:val="0"/>
          <w:sz w:val="24"/>
        </w:rPr>
      </w:pPr>
      <w:r w:rsidRPr="008D19BF" w:rsidR="00116D61">
        <w:rPr>
          <w:rFonts w:ascii="宋体" w:hAnsi="宋体" w:cs="宋体"/>
          <w:color w:val="000000"/>
          <w:kern w:val="0"/>
          <w:sz w:val="24"/>
        </w:rPr>
        <w:t>　　如该商品房权利状况与上述情况不符，</w:t>
      </w:r>
      <w:r w:rsidRPr="008D19BF" w:rsidR="00480F97">
        <w:rPr>
          <w:rFonts w:ascii="宋体" w:hAnsi="宋体" w:cs="宋体"/>
          <w:color w:val="000000"/>
          <w:kern w:val="0"/>
          <w:sz w:val="24"/>
        </w:rPr>
        <w:t>导致不能完成本合同登记备案或国有建设用地使用权及房屋所有权转移登记的</w:t>
      </w:r>
      <w:r w:rsidRPr="008D19BF" w:rsidR="00324C02">
        <w:rPr>
          <w:rFonts w:ascii="宋体" w:hAnsi="宋体" w:cs="宋体" w:hint="eastAsia"/>
          <w:color w:val="000000"/>
          <w:kern w:val="0"/>
          <w:sz w:val="24"/>
        </w:rPr>
        <w:t>，</w:t>
      </w:r>
      <w:r w:rsidRPr="008D19BF" w:rsidR="00116D61">
        <w:rPr>
          <w:rFonts w:ascii="宋体" w:hAnsi="宋体" w:cs="宋体"/>
          <w:color w:val="000000"/>
          <w:kern w:val="0"/>
          <w:sz w:val="24"/>
        </w:rPr>
        <w:t>买受人有权</w:t>
      </w:r>
      <w:r w:rsidRPr="008D19BF" w:rsidR="006E3841">
        <w:rPr>
          <w:rFonts w:ascii="宋体" w:hAnsi="宋体" w:cs="宋体" w:hint="eastAsia"/>
          <w:color w:val="000000"/>
          <w:kern w:val="0"/>
          <w:sz w:val="24"/>
        </w:rPr>
        <w:t>解除合同</w:t>
      </w:r>
      <w:r w:rsidRPr="008D19BF" w:rsidR="00116D61">
        <w:rPr>
          <w:rFonts w:ascii="宋体" w:hAnsi="宋体" w:cs="宋体"/>
          <w:color w:val="000000"/>
          <w:kern w:val="0"/>
          <w:sz w:val="24"/>
        </w:rPr>
        <w:t>。买受人解除合同的，应当书面通知出卖人。出卖人应当自解除合同通知</w:t>
      </w:r>
      <w:r w:rsidRPr="008D19BF" w:rsidR="006E3841">
        <w:rPr>
          <w:rFonts w:ascii="宋体" w:hAnsi="宋体" w:cs="宋体" w:hint="eastAsia"/>
          <w:color w:val="000000"/>
          <w:kern w:val="0"/>
          <w:sz w:val="24"/>
        </w:rPr>
        <w:t>送达</w:t>
      </w:r>
      <w:r w:rsidRPr="008D19BF" w:rsidR="00116D61">
        <w:rPr>
          <w:rFonts w:ascii="宋体" w:hAnsi="宋体" w:cs="宋体"/>
          <w:color w:val="000000"/>
          <w:kern w:val="0"/>
          <w:sz w:val="24"/>
        </w:rPr>
        <w:t>之日起</w:t>
      </w:r>
      <w:r w:rsidRPr="008D19BF" w:rsidR="00116D61">
        <w:rPr>
          <w:color w:val="000000"/>
          <w:kern w:val="0"/>
          <w:sz w:val="24"/>
        </w:rPr>
        <w:t>15</w:t>
      </w:r>
      <w:r w:rsidRPr="008D19BF" w:rsidR="00116D61">
        <w:rPr>
          <w:rFonts w:ascii="宋体" w:hAnsi="宋体" w:cs="宋体"/>
          <w:color w:val="000000"/>
          <w:kern w:val="0"/>
          <w:sz w:val="24"/>
        </w:rPr>
        <w:t>日内退还买受人已付全部房款(含已付贷款部分)，并自买受人</w:t>
      </w:r>
      <w:r w:rsidRPr="008D19BF" w:rsidR="006E3841">
        <w:rPr>
          <w:rFonts w:ascii="宋体" w:hAnsi="宋体" w:cs="宋体" w:hint="eastAsia"/>
          <w:color w:val="000000"/>
          <w:kern w:val="0"/>
          <w:sz w:val="24"/>
        </w:rPr>
        <w:t>付款</w:t>
      </w:r>
      <w:r w:rsidRPr="008D19BF" w:rsidR="00116D61">
        <w:rPr>
          <w:rFonts w:ascii="宋体" w:hAnsi="宋体" w:cs="宋体"/>
          <w:color w:val="000000"/>
          <w:kern w:val="0"/>
          <w:sz w:val="24"/>
        </w:rPr>
        <w:t>之日起，按照</w:t>
      </w:r>
      <w:sdt>
        <w:sdtPr>
          <w:id w:val="1023167577"/>
          <w:placeholder>
            <w:docPart w:val="DefaultPlaceholder_22675703"/>
          </w:placeholder>
          <w:richText/>
        </w:sdtPr>
        <w:sdtContent>
          <w:r w:rsidRPr="005F08F6" w:rsidR="005F08F6">
            <w:rPr>
              <w:rFonts w:ascii="宋体" w:hAnsi="宋体" w:cs="宋体" w:hint="eastAsia"/>
              <w:color w:val="000000"/>
              <w:kern w:val="0"/>
              <w:sz w:val="24"/>
              <w:u w:val="single"/>
            </w:rPr>
            <w:t>中国人民银行公布的同期贷款基准利率</w:t>
          </w:r>
        </w:sdtContent>
      </w:sdt>
      <w:r w:rsidRPr="008D19BF" w:rsidR="00116D61">
        <w:rPr>
          <w:rFonts w:ascii="宋体" w:hAnsi="宋体" w:cs="宋体"/>
          <w:color w:val="000000"/>
          <w:kern w:val="0"/>
          <w:sz w:val="24"/>
        </w:rPr>
        <w:t>%(不低于中国人民银行公布的同期贷款基准利率)计算给付利息。给买受人造成损失的，由出卖人支付【</w:t>
      </w:r>
      <w:sdt>
        <w:sdtPr>
          <w:id w:val="1630384301"/>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116D61">
        <w:rPr>
          <w:rFonts w:ascii="宋体" w:hAnsi="宋体" w:cs="宋体"/>
          <w:color w:val="000000"/>
          <w:kern w:val="0"/>
          <w:sz w:val="24"/>
        </w:rPr>
        <w:t>已付房价款一倍</w:t>
      </w:r>
      <w:r w:rsidRPr="008D19BF" w:rsidR="00116D61">
        <w:rPr>
          <w:rFonts w:ascii="宋体" w:hAnsi="宋体" w:cs="宋体"/>
          <w:color w:val="000000"/>
          <w:kern w:val="0"/>
          <w:sz w:val="24"/>
        </w:rPr>
        <w:t>】【</w:t>
      </w:r>
      <w:sdt>
        <w:sdtPr>
          <w:id w:val="1025596675"/>
          <w14:checkbox>
            <w14:checked w14:val="1"/>
            <w14:checkedState w14:val="221a" w14:font="宋体"/>
            <w14:uncheckedState w14:val="2610" w14:font="MS Gothic"/>
          </w14:checkbox>
        </w:sdtPr>
        <w:sdtContent>
          <w:r>
            <w:rPr>
              <w:rFonts w:ascii="宋体" w:eastAsia="宋体" w:hAnsi="宋体" w:cs="宋体"/>
            </w:rPr>
            <w:t>√</w:t>
          </w:r>
        </w:sdtContent>
      </w:sdt>
      <w:r w:rsidRPr="008D19BF" w:rsidR="00116D61">
        <w:rPr>
          <w:rFonts w:ascii="宋体" w:hAnsi="宋体" w:cs="宋体"/>
          <w:color w:val="000000"/>
          <w:kern w:val="0"/>
          <w:sz w:val="24"/>
        </w:rPr>
        <w:t>买受人全部损失</w:t>
      </w:r>
      <w:r w:rsidRPr="008D19BF" w:rsidR="00116D61">
        <w:rPr>
          <w:rFonts w:ascii="宋体" w:hAnsi="宋体" w:cs="宋体"/>
          <w:color w:val="000000"/>
          <w:kern w:val="0"/>
          <w:sz w:val="24"/>
        </w:rPr>
        <w:t>】的赔偿金。</w:t>
      </w:r>
    </w:p>
    <w:p w:rsidR="00116D61" w:rsidRPr="008D19BF" w:rsidP="009464FB">
      <w:pPr>
        <w:widowControl/>
        <w:spacing w:line="480" w:lineRule="auto"/>
        <w:ind w:firstLine="420" w:firstLineChars="150"/>
        <w:jc w:val="left"/>
        <w:rPr>
          <w:rFonts w:ascii="宋体" w:hAnsi="宋体" w:cs="宋体" w:hint="eastAsia"/>
          <w:b/>
          <w:color w:val="000000"/>
          <w:kern w:val="0"/>
          <w:sz w:val="24"/>
        </w:rPr>
      </w:pPr>
      <w:r w:rsidRPr="008D19BF">
        <w:rPr>
          <w:rFonts w:ascii="黑体" w:eastAsia="黑体" w:hAnsi="宋体" w:cs="宋体" w:hint="eastAsia"/>
          <w:bCs/>
          <w:color w:val="000000"/>
          <w:kern w:val="0"/>
          <w:sz w:val="28"/>
          <w:szCs w:val="28"/>
        </w:rPr>
        <w:t>第三章</w:t>
      </w:r>
      <w:r w:rsidRPr="008D19BF" w:rsidR="00D71B24">
        <w:rPr>
          <w:rFonts w:ascii="黑体" w:eastAsia="黑体" w:hAnsi="宋体" w:cs="宋体" w:hint="eastAsia"/>
          <w:bCs/>
          <w:color w:val="000000"/>
          <w:kern w:val="0"/>
          <w:sz w:val="28"/>
          <w:szCs w:val="28"/>
        </w:rPr>
        <w:t xml:space="preserve">  </w:t>
      </w:r>
      <w:r w:rsidRPr="008D19BF">
        <w:rPr>
          <w:rFonts w:ascii="宋体" w:hAnsi="宋体" w:cs="宋体" w:hint="eastAsia"/>
          <w:b/>
          <w:bCs/>
          <w:color w:val="000000"/>
          <w:kern w:val="0"/>
          <w:sz w:val="28"/>
          <w:szCs w:val="28"/>
        </w:rPr>
        <w:t>商品房价款</w:t>
      </w:r>
    </w:p>
    <w:p w:rsidR="00116D61" w:rsidRPr="008D19BF" w:rsidP="00F605B6">
      <w:pPr>
        <w:widowControl/>
        <w:spacing w:line="480" w:lineRule="auto"/>
        <w:jc w:val="left"/>
        <w:rPr>
          <w:rFonts w:ascii="宋体" w:hAnsi="宋体" w:cs="宋体" w:hint="eastAsia"/>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第六条</w:t>
      </w:r>
      <w:r w:rsidRPr="008D19BF" w:rsidR="00D71B24">
        <w:rPr>
          <w:rFonts w:ascii="宋体" w:hAnsi="宋体" w:cs="宋体" w:hint="eastAsia"/>
          <w:color w:val="000000"/>
          <w:kern w:val="0"/>
          <w:sz w:val="24"/>
        </w:rPr>
        <w:t xml:space="preserve">  </w:t>
      </w:r>
      <w:r w:rsidRPr="008D19BF">
        <w:rPr>
          <w:rFonts w:ascii="宋体" w:hAnsi="宋体" w:cs="宋体"/>
          <w:b/>
          <w:color w:val="000000"/>
          <w:kern w:val="0"/>
          <w:sz w:val="24"/>
        </w:rPr>
        <w:t>计价方式与价款</w:t>
      </w:r>
      <w:r w:rsidRPr="008D19BF" w:rsidR="00A72CF3">
        <w:rPr>
          <w:rFonts w:ascii="宋体" w:hAnsi="宋体" w:cs="宋体" w:hint="eastAsia"/>
          <w:b/>
          <w:color w:val="000000"/>
          <w:kern w:val="0"/>
          <w:sz w:val="24"/>
        </w:rPr>
        <w:t>（币种：人民币）</w:t>
      </w:r>
    </w:p>
    <w:p w:rsidR="00116D61" w:rsidRPr="008D19BF" w:rsidP="00F605B6">
      <w:pPr>
        <w:widowControl/>
        <w:spacing w:line="480" w:lineRule="auto"/>
        <w:jc w:val="left"/>
        <w:rPr>
          <w:rFonts w:ascii="宋体" w:hAnsi="宋体" w:cs="宋体"/>
          <w:color w:val="000000"/>
          <w:kern w:val="0"/>
          <w:sz w:val="24"/>
        </w:rPr>
      </w:pPr>
      <w:r w:rsidRPr="008D19BF" w:rsidR="005343DF">
        <w:rPr>
          <w:rFonts w:ascii="宋体" w:hAnsi="宋体" w:cs="宋体"/>
          <w:color w:val="000000"/>
          <w:kern w:val="0"/>
          <w:sz w:val="24"/>
        </w:rPr>
        <w:t>　</w:t>
      </w:r>
      <w:r w:rsidRPr="008D19BF" w:rsidR="005343DF">
        <w:rPr>
          <w:rFonts w:ascii="宋体" w:hAnsi="宋体" w:cs="宋体" w:hint="eastAsia"/>
          <w:color w:val="000000"/>
          <w:kern w:val="0"/>
          <w:sz w:val="24"/>
        </w:rPr>
        <w:t xml:space="preserve"> </w:t>
      </w:r>
      <w:r w:rsidRPr="008D19BF" w:rsidR="009D2C91">
        <w:rPr>
          <w:rFonts w:ascii="宋体" w:hAnsi="宋体" w:cs="宋体" w:hint="eastAsia"/>
          <w:color w:val="000000"/>
          <w:kern w:val="0"/>
          <w:sz w:val="24"/>
        </w:rPr>
        <w:t>（一）</w:t>
      </w:r>
      <w:r w:rsidRPr="008D19BF">
        <w:rPr>
          <w:rFonts w:ascii="宋体" w:hAnsi="宋体" w:cs="宋体"/>
          <w:color w:val="000000"/>
          <w:kern w:val="0"/>
          <w:sz w:val="24"/>
        </w:rPr>
        <w:t>出卖人与买受人按照下列第</w:t>
      </w:r>
      <w:r w:rsidRPr="008D19BF" w:rsidR="00D61B23">
        <w:rPr>
          <w:rFonts w:ascii="宋体" w:hAnsi="宋体" w:cs="宋体" w:hint="eastAsia"/>
          <w:color w:val="000000"/>
          <w:kern w:val="0"/>
          <w:sz w:val="24"/>
          <w:u w:val="single"/>
        </w:rPr>
        <w:t xml:space="preserve"> </w:t>
      </w:r>
      <w:r w:rsidRPr="008D19BF" w:rsidR="00D61B23">
        <w:rPr>
          <w:rFonts w:ascii="宋体" w:hAnsi="宋体" w:cs="宋体"/>
          <w:color w:val="000000"/>
          <w:kern w:val="0"/>
          <w:sz w:val="24"/>
          <w:u w:val="single"/>
        </w:rPr>
        <w:fldChar w:fldCharType="begin"/>
      </w:r>
      <w:r w:rsidRPr="008D19BF" w:rsidR="00D61B23">
        <w:rPr>
          <w:rFonts w:ascii="宋体" w:hAnsi="宋体" w:cs="宋体"/>
          <w:color w:val="000000"/>
          <w:kern w:val="0"/>
          <w:sz w:val="24"/>
          <w:u w:val="single"/>
        </w:rPr>
        <w:instrText xml:space="preserve"> </w:instrText>
      </w:r>
      <w:r w:rsidRPr="008D19BF" w:rsidR="00D61B23">
        <w:rPr>
          <w:rFonts w:ascii="宋体" w:hAnsi="宋体" w:cs="宋体" w:hint="eastAsia"/>
          <w:color w:val="000000"/>
          <w:kern w:val="0"/>
          <w:sz w:val="24"/>
          <w:u w:val="single"/>
        </w:rPr>
        <w:instrText>DOCPROPERTY  r_jj_fkfs  \* MERGEFORMAT</w:instrText>
      </w:r>
      <w:r w:rsidRPr="008D19BF" w:rsidR="00D61B23">
        <w:rPr>
          <w:rFonts w:ascii="宋体" w:hAnsi="宋体" w:cs="宋体"/>
          <w:color w:val="000000"/>
          <w:kern w:val="0"/>
          <w:sz w:val="24"/>
          <w:u w:val="single"/>
        </w:rPr>
        <w:instrText xml:space="preserve"> </w:instrText>
      </w:r>
      <w:r w:rsidRPr="008D19BF" w:rsidR="00D61B23">
        <w:rPr>
          <w:rFonts w:ascii="宋体" w:hAnsi="宋体" w:cs="宋体"/>
          <w:color w:val="000000"/>
          <w:kern w:val="0"/>
          <w:sz w:val="24"/>
          <w:u w:val="single"/>
        </w:rPr>
        <w:fldChar w:fldCharType="separate"/>
      </w:r>
      <w:r w:rsidRPr="008D19BF" w:rsidR="00D61B23">
        <w:rPr>
          <w:rFonts w:ascii="宋体" w:hAnsi="宋体" w:cs="宋体"/>
          <w:color w:val="000000"/>
          <w:kern w:val="0"/>
          <w:sz w:val="24"/>
          <w:u w:val="single"/>
        </w:rPr>
        <w:t>{</w:t>
      </w:r>
      <w:r w:rsidRPr="008D19BF" w:rsidR="00D61B23">
        <w:rPr>
          <w:rFonts w:ascii="宋体" w:hAnsi="宋体" w:cs="宋体" w:hint="eastAsia"/>
          <w:color w:val="000000"/>
          <w:kern w:val="0"/>
          <w:sz w:val="24"/>
          <w:u w:val="single"/>
        </w:rPr>
        <w:t>{jj_jjfs}}</w:t>
      </w:r>
      <w:r w:rsidRPr="008D19BF" w:rsidR="00D61B23">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 xml:space="preserve"> </w:t>
      </w:r>
      <w:r w:rsidRPr="008D19BF">
        <w:rPr>
          <w:rFonts w:ascii="宋体" w:hAnsi="宋体" w:cs="宋体"/>
          <w:color w:val="000000"/>
          <w:kern w:val="0"/>
          <w:sz w:val="24"/>
        </w:rPr>
        <w:t>种方式计算该商品房价款：</w:t>
      </w:r>
    </w:p>
    <w:p w:rsidR="00AA5A0D" w:rsidRPr="008D19BF" w:rsidP="00AA5A0D">
      <w:pPr>
        <w:widowControl/>
        <w:spacing w:line="480" w:lineRule="auto"/>
        <w:ind w:firstLine="480"/>
        <w:jc w:val="left"/>
        <w:rPr>
          <w:rFonts w:ascii="宋体" w:hAnsi="宋体" w:cs="宋体" w:hint="eastAsia"/>
          <w:color w:val="000000"/>
          <w:kern w:val="0"/>
          <w:sz w:val="24"/>
        </w:rPr>
      </w:pPr>
      <w:r w:rsidRPr="008D19BF" w:rsidR="00116D61">
        <w:rPr>
          <w:color w:val="000000"/>
          <w:kern w:val="0"/>
          <w:sz w:val="24"/>
        </w:rPr>
        <w:t>1</w:t>
      </w:r>
      <w:r w:rsidRPr="008D19BF" w:rsidR="009A10EC">
        <w:rPr>
          <w:rFonts w:ascii="宋体" w:hAnsi="宋体" w:cs="宋体" w:hint="eastAsia"/>
          <w:color w:val="000000"/>
          <w:kern w:val="0"/>
          <w:sz w:val="24"/>
        </w:rPr>
        <w:t>、</w:t>
      </w:r>
      <w:r w:rsidRPr="008D19BF" w:rsidR="00116D61">
        <w:rPr>
          <w:rFonts w:ascii="宋体" w:hAnsi="宋体" w:cs="宋体"/>
          <w:color w:val="000000"/>
          <w:kern w:val="0"/>
          <w:sz w:val="24"/>
        </w:rPr>
        <w:t>按照套内建筑面积计算，该商品房</w:t>
      </w:r>
      <w:r w:rsidRPr="008D19BF" w:rsidR="006A0B39">
        <w:rPr>
          <w:rFonts w:ascii="宋体" w:hAnsi="宋体" w:cs="宋体" w:hint="eastAsia"/>
          <w:color w:val="000000"/>
          <w:kern w:val="0"/>
          <w:sz w:val="24"/>
        </w:rPr>
        <w:t>毛坯</w:t>
      </w:r>
      <w:r w:rsidRPr="008D19BF" w:rsidR="00116D61">
        <w:rPr>
          <w:rFonts w:ascii="宋体" w:hAnsi="宋体" w:cs="宋体"/>
          <w:color w:val="000000"/>
          <w:kern w:val="0"/>
          <w:sz w:val="24"/>
        </w:rPr>
        <w:t>单价为每平方米</w:t>
      </w:r>
      <w:r w:rsidRPr="008D19BF" w:rsidR="00D61B23">
        <w:rPr>
          <w:rFonts w:ascii="宋体" w:hAnsi="宋体" w:cs="宋体" w:hint="eastAsia"/>
          <w:color w:val="000000"/>
          <w:kern w:val="0"/>
          <w:sz w:val="24"/>
          <w:u w:val="single"/>
        </w:rPr>
        <w:t xml:space="preserve"> </w:t>
      </w:r>
      <w:r w:rsidRPr="008D19BF" w:rsidR="00D61B23">
        <w:rPr>
          <w:rFonts w:ascii="宋体" w:hAnsi="宋体" w:cs="宋体"/>
          <w:color w:val="000000"/>
          <w:kern w:val="0"/>
          <w:sz w:val="24"/>
          <w:u w:val="single"/>
        </w:rPr>
        <w:fldChar w:fldCharType="begin"/>
      </w:r>
      <w:r w:rsidRPr="008D19BF" w:rsidR="00D61B23">
        <w:rPr>
          <w:rFonts w:ascii="宋体" w:hAnsi="宋体" w:cs="宋体"/>
          <w:color w:val="000000"/>
          <w:kern w:val="0"/>
          <w:sz w:val="24"/>
          <w:u w:val="single"/>
        </w:rPr>
        <w:instrText xml:space="preserve"> </w:instrText>
      </w:r>
      <w:r w:rsidRPr="008D19BF" w:rsidR="00D61B23">
        <w:rPr>
          <w:rFonts w:ascii="宋体" w:hAnsi="宋体" w:cs="宋体" w:hint="eastAsia"/>
          <w:color w:val="000000"/>
          <w:kern w:val="0"/>
          <w:sz w:val="24"/>
          <w:u w:val="single"/>
        </w:rPr>
        <w:instrText>DOCPROPERTY  r_jj_tnmjmpdj  \* MERGEFORMAT</w:instrText>
      </w:r>
      <w:r w:rsidRPr="008D19BF" w:rsidR="00D61B23">
        <w:rPr>
          <w:rFonts w:ascii="宋体" w:hAnsi="宋体" w:cs="宋体"/>
          <w:color w:val="000000"/>
          <w:kern w:val="0"/>
          <w:sz w:val="24"/>
          <w:u w:val="single"/>
        </w:rPr>
        <w:instrText xml:space="preserve"> </w:instrText>
      </w:r>
      <w:r w:rsidRPr="008D19BF" w:rsidR="00D61B23">
        <w:rPr>
          <w:rFonts w:ascii="宋体" w:hAnsi="宋体" w:cs="宋体"/>
          <w:color w:val="000000"/>
          <w:kern w:val="0"/>
          <w:sz w:val="24"/>
          <w:u w:val="single"/>
        </w:rPr>
        <w:fldChar w:fldCharType="separate"/>
      </w:r>
      <w:r w:rsidRPr="008D19BF" w:rsidR="00D61B23">
        <w:rPr>
          <w:rFonts w:ascii="宋体" w:hAnsi="宋体" w:cs="宋体"/>
          <w:color w:val="000000"/>
          <w:kern w:val="0"/>
          <w:sz w:val="24"/>
          <w:u w:val="single"/>
        </w:rPr>
        <w:t>{</w:t>
      </w:r>
      <w:r w:rsidRPr="008D19BF" w:rsidR="00D61B23">
        <w:rPr>
          <w:rFonts w:ascii="宋体" w:hAnsi="宋体" w:cs="宋体" w:hint="eastAsia"/>
          <w:color w:val="000000"/>
          <w:kern w:val="0"/>
          <w:sz w:val="24"/>
          <w:u w:val="single"/>
        </w:rPr>
        <w:t>{jj_tnmjmpdj}}</w:t>
      </w:r>
      <w:r w:rsidRPr="008D19BF" w:rsidR="00D61B23">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 xml:space="preserve"> </w:t>
      </w:r>
      <w:r w:rsidRPr="008D19BF" w:rsidR="00116D61">
        <w:rPr>
          <w:rFonts w:ascii="宋体" w:hAnsi="宋体" w:cs="宋体"/>
          <w:color w:val="000000"/>
          <w:kern w:val="0"/>
          <w:sz w:val="24"/>
        </w:rPr>
        <w:t>元，</w:t>
      </w:r>
      <w:r w:rsidRPr="008D19BF" w:rsidR="00A03E06">
        <w:rPr>
          <w:rFonts w:ascii="宋体" w:hAnsi="宋体" w:cs="宋体" w:hint="eastAsia"/>
          <w:color w:val="000000"/>
          <w:kern w:val="0"/>
          <w:sz w:val="24"/>
        </w:rPr>
        <w:t>毛坯</w:t>
      </w:r>
      <w:r w:rsidRPr="008D19BF" w:rsidR="00116D61">
        <w:rPr>
          <w:rFonts w:ascii="宋体" w:hAnsi="宋体" w:cs="宋体"/>
          <w:color w:val="000000"/>
          <w:kern w:val="0"/>
          <w:sz w:val="24"/>
        </w:rPr>
        <w:t>总价款为</w:t>
      </w:r>
      <w:r w:rsidRPr="008D19BF" w:rsidR="00D61B23">
        <w:rPr>
          <w:rFonts w:ascii="宋体" w:hAnsi="宋体" w:cs="宋体" w:hint="eastAsia"/>
          <w:color w:val="000000"/>
          <w:kern w:val="0"/>
          <w:sz w:val="24"/>
          <w:u w:val="single"/>
        </w:rPr>
        <w:t>_</w:t>
      </w:r>
      <w:r w:rsidRPr="008D19BF" w:rsidR="00D61B23">
        <w:rPr>
          <w:rFonts w:ascii="宋体" w:hAnsi="宋体" w:cs="宋体"/>
          <w:color w:val="000000"/>
          <w:kern w:val="0"/>
          <w:sz w:val="24"/>
          <w:u w:val="single"/>
        </w:rPr>
        <w:fldChar w:fldCharType="begin"/>
      </w:r>
      <w:r w:rsidRPr="008D19BF" w:rsidR="00D61B23">
        <w:rPr>
          <w:rFonts w:ascii="宋体" w:hAnsi="宋体" w:cs="宋体"/>
          <w:color w:val="000000"/>
          <w:kern w:val="0"/>
          <w:sz w:val="24"/>
          <w:u w:val="single"/>
        </w:rPr>
        <w:instrText xml:space="preserve"> </w:instrText>
      </w:r>
      <w:r w:rsidRPr="008D19BF" w:rsidR="00D61B23">
        <w:rPr>
          <w:rFonts w:ascii="宋体" w:hAnsi="宋体" w:cs="宋体" w:hint="eastAsia"/>
          <w:color w:val="000000"/>
          <w:kern w:val="0"/>
          <w:sz w:val="24"/>
          <w:u w:val="single"/>
        </w:rPr>
        <w:instrText>DOCPROPERTY  r_jj_tnmjmpzj  \* ME</w:instrText>
      </w:r>
      <w:r w:rsidRPr="008D19BF" w:rsidR="00D61B23">
        <w:rPr>
          <w:rFonts w:ascii="宋体" w:hAnsi="宋体" w:cs="宋体" w:hint="eastAsia"/>
          <w:color w:val="000000"/>
          <w:kern w:val="0"/>
          <w:sz w:val="24"/>
          <w:u w:val="single"/>
        </w:rPr>
        <w:instrText>RGEFORMAT</w:instrText>
      </w:r>
      <w:r w:rsidRPr="008D19BF" w:rsidR="00D61B23">
        <w:rPr>
          <w:rFonts w:ascii="宋体" w:hAnsi="宋体" w:cs="宋体"/>
          <w:color w:val="000000"/>
          <w:kern w:val="0"/>
          <w:sz w:val="24"/>
          <w:u w:val="single"/>
        </w:rPr>
        <w:instrText xml:space="preserve"> </w:instrText>
      </w:r>
      <w:r w:rsidRPr="008D19BF" w:rsidR="00D61B23">
        <w:rPr>
          <w:rFonts w:ascii="宋体" w:hAnsi="宋体" w:cs="宋体"/>
          <w:color w:val="000000"/>
          <w:kern w:val="0"/>
          <w:sz w:val="24"/>
          <w:u w:val="single"/>
        </w:rPr>
        <w:fldChar w:fldCharType="separate"/>
      </w:r>
      <w:r w:rsidRPr="008D19BF" w:rsidR="00D61B23">
        <w:rPr>
          <w:rFonts w:ascii="宋体" w:hAnsi="宋体" w:cs="宋体"/>
          <w:color w:val="000000"/>
          <w:kern w:val="0"/>
          <w:sz w:val="24"/>
          <w:u w:val="single"/>
        </w:rPr>
        <w:t>{</w:t>
      </w:r>
      <w:r w:rsidRPr="008D19BF" w:rsidR="00D61B23">
        <w:rPr>
          <w:rFonts w:ascii="宋体" w:hAnsi="宋体" w:cs="宋体" w:hint="eastAsia"/>
          <w:color w:val="000000"/>
          <w:kern w:val="0"/>
          <w:sz w:val="24"/>
          <w:u w:val="single"/>
        </w:rPr>
        <w:t>{jj_tnmjmpzj}}</w:t>
      </w:r>
      <w:r w:rsidRPr="008D19BF" w:rsidR="00D61B23">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sidR="00921F73">
        <w:rPr>
          <w:rFonts w:ascii="宋体" w:hAnsi="宋体" w:cs="宋体"/>
          <w:color w:val="000000"/>
          <w:kern w:val="0"/>
          <w:sz w:val="24"/>
        </w:rPr>
        <w:fldChar w:fldCharType="begin"/>
      </w:r>
      <w:r w:rsidRPr="008D19BF" w:rsidR="00921F73">
        <w:rPr>
          <w:rFonts w:ascii="宋体" w:hAnsi="宋体" w:cs="宋体"/>
          <w:color w:val="000000"/>
          <w:kern w:val="0"/>
          <w:sz w:val="24"/>
        </w:rPr>
        <w:instrText xml:space="preserve"> DOCVARIABLE  </w:instrText>
      </w:r>
      <w:r w:rsidRPr="008D19BF" w:rsidR="002D311A">
        <w:rPr>
          <w:rFonts w:ascii="宋体" w:hAnsi="宋体" w:cs="宋体" w:hint="eastAsia"/>
          <w:color w:val="000000"/>
          <w:kern w:val="0"/>
          <w:sz w:val="24"/>
        </w:rPr>
        <w:instrText>r_</w:instrText>
      </w:r>
      <w:r w:rsidRPr="008D19BF" w:rsidR="00921F73">
        <w:rPr>
          <w:rFonts w:ascii="宋体" w:hAnsi="宋体" w:cs="宋体"/>
          <w:color w:val="000000"/>
          <w:kern w:val="0"/>
          <w:sz w:val="24"/>
        </w:rPr>
        <w:instrText xml:space="preserve">jj_tnmjmpzj  \* MERGEFORMAT </w:instrText>
      </w:r>
      <w:r w:rsidRPr="008D19BF" w:rsidR="00921F73">
        <w:rPr>
          <w:rFonts w:ascii="宋体" w:hAnsi="宋体" w:cs="宋体"/>
          <w:color w:val="000000"/>
          <w:kern w:val="0"/>
          <w:sz w:val="24"/>
        </w:rPr>
        <w:fldChar w:fldCharType="separate"/>
      </w:r>
      <w:r w:rsidRPr="008D19BF" w:rsidR="00921F73">
        <w:rPr>
          <w:rFonts w:ascii="宋体" w:hAnsi="宋体" w:cs="宋体"/>
          <w:color w:val="000000"/>
          <w:kern w:val="0"/>
          <w:sz w:val="24"/>
        </w:rPr>
        <w:fldChar w:fldCharType="end"/>
      </w:r>
      <w:r w:rsidRPr="008D19BF" w:rsidR="00116D61">
        <w:rPr>
          <w:rFonts w:ascii="宋体" w:hAnsi="宋体" w:cs="宋体"/>
          <w:color w:val="000000"/>
          <w:kern w:val="0"/>
          <w:sz w:val="24"/>
        </w:rPr>
        <w:t>元</w:t>
      </w:r>
      <w:r w:rsidRPr="008D19BF">
        <w:rPr>
          <w:rFonts w:ascii="宋体" w:hAnsi="宋体" w:cs="宋体" w:hint="eastAsia"/>
          <w:color w:val="000000"/>
          <w:kern w:val="0"/>
          <w:sz w:val="24"/>
        </w:rPr>
        <w:t>；</w:t>
      </w:r>
      <w:r w:rsidRPr="008D19BF" w:rsidR="00B117D4">
        <w:rPr>
          <w:rFonts w:ascii="宋体" w:hAnsi="宋体" w:cs="宋体" w:hint="eastAsia"/>
          <w:color w:val="000000"/>
          <w:kern w:val="0"/>
          <w:sz w:val="24"/>
        </w:rPr>
        <w:t>装修单价为每平方米</w:t>
      </w:r>
      <w:r w:rsidRPr="008D19BF" w:rsidR="00B117D4">
        <w:rPr>
          <w:rFonts w:ascii="宋体" w:hAnsi="宋体" w:cs="宋体" w:hint="eastAsia"/>
          <w:color w:val="000000"/>
          <w:kern w:val="0"/>
          <w:sz w:val="24"/>
          <w:u w:val="single"/>
        </w:rPr>
        <w:t>_</w:t>
      </w:r>
      <w:r w:rsidRPr="008D19BF" w:rsidR="0089587D">
        <w:rPr>
          <w:rFonts w:ascii="宋体" w:hAnsi="宋体" w:cs="宋体"/>
          <w:color w:val="000000"/>
          <w:kern w:val="0"/>
          <w:sz w:val="24"/>
          <w:u w:val="single"/>
        </w:rPr>
        <w:fldChar w:fldCharType="begin"/>
      </w:r>
      <w:r w:rsidRPr="008D19BF" w:rsidR="0089587D">
        <w:rPr>
          <w:rFonts w:ascii="宋体" w:hAnsi="宋体" w:cs="宋体"/>
          <w:color w:val="000000"/>
          <w:kern w:val="0"/>
          <w:sz w:val="24"/>
          <w:u w:val="single"/>
        </w:rPr>
        <w:instrText xml:space="preserve"> </w:instrText>
      </w:r>
      <w:r w:rsidRPr="008D19BF" w:rsidR="0089587D">
        <w:rPr>
          <w:rFonts w:ascii="宋体" w:hAnsi="宋体" w:cs="宋体" w:hint="eastAsia"/>
          <w:color w:val="000000"/>
          <w:kern w:val="0"/>
          <w:sz w:val="24"/>
          <w:u w:val="single"/>
        </w:rPr>
        <w:instrText>DOCPROPERTY  r_jj_tnmjzxdj  \* MERGEFORMAT</w:instrText>
      </w:r>
      <w:r w:rsidRPr="008D19BF" w:rsidR="0089587D">
        <w:rPr>
          <w:rFonts w:ascii="宋体" w:hAnsi="宋体" w:cs="宋体"/>
          <w:color w:val="000000"/>
          <w:kern w:val="0"/>
          <w:sz w:val="24"/>
          <w:u w:val="single"/>
        </w:rPr>
        <w:instrText xml:space="preserve"> </w:instrText>
      </w:r>
      <w:r w:rsidRPr="008D19BF" w:rsidR="0089587D">
        <w:rPr>
          <w:rFonts w:ascii="宋体" w:hAnsi="宋体" w:cs="宋体"/>
          <w:color w:val="000000"/>
          <w:kern w:val="0"/>
          <w:sz w:val="24"/>
          <w:u w:val="single"/>
        </w:rPr>
        <w:fldChar w:fldCharType="separate"/>
      </w:r>
      <w:r w:rsidRPr="008D19BF" w:rsidR="0089587D">
        <w:rPr>
          <w:rFonts w:ascii="宋体" w:hAnsi="宋体" w:cs="宋体"/>
          <w:color w:val="000000"/>
          <w:kern w:val="0"/>
          <w:sz w:val="24"/>
          <w:u w:val="single"/>
        </w:rPr>
        <w:t>{</w:t>
      </w:r>
      <w:r w:rsidRPr="008D19BF" w:rsidR="0089587D">
        <w:rPr>
          <w:rFonts w:ascii="宋体" w:hAnsi="宋体" w:cs="宋体" w:hint="eastAsia"/>
          <w:color w:val="000000"/>
          <w:kern w:val="0"/>
          <w:sz w:val="24"/>
          <w:u w:val="single"/>
        </w:rPr>
        <w:t>{jj_tnmjzxdj}}</w:t>
      </w:r>
      <w:r w:rsidRPr="008D19BF" w:rsidR="0089587D">
        <w:rPr>
          <w:rFonts w:ascii="宋体" w:hAnsi="宋体" w:cs="宋体"/>
          <w:color w:val="000000"/>
          <w:kern w:val="0"/>
          <w:sz w:val="24"/>
          <w:u w:val="single"/>
        </w:rPr>
        <w:fldChar w:fldCharType="end"/>
      </w:r>
      <w:r w:rsidRPr="008D19BF" w:rsidR="00B117D4">
        <w:rPr>
          <w:rFonts w:ascii="宋体" w:hAnsi="宋体" w:cs="宋体" w:hint="eastAsia"/>
          <w:color w:val="000000"/>
          <w:kern w:val="0"/>
          <w:sz w:val="24"/>
          <w:u w:val="single"/>
        </w:rPr>
        <w:t>_</w:t>
      </w:r>
      <w:r w:rsidRPr="008D19BF" w:rsidR="00B117D4">
        <w:rPr>
          <w:rFonts w:ascii="宋体" w:hAnsi="宋体" w:cs="宋体" w:hint="eastAsia"/>
          <w:color w:val="000000"/>
          <w:kern w:val="0"/>
          <w:sz w:val="24"/>
        </w:rPr>
        <w:t>元</w:t>
      </w:r>
      <w:r w:rsidRPr="008D19BF" w:rsidR="00882414">
        <w:rPr>
          <w:rFonts w:ascii="宋体" w:hAnsi="宋体" w:cs="宋体" w:hint="eastAsia"/>
          <w:color w:val="000000"/>
          <w:kern w:val="0"/>
          <w:sz w:val="24"/>
        </w:rPr>
        <w:t>，装修总价为</w:t>
      </w:r>
      <w:r w:rsidRPr="008D19BF" w:rsidR="00D61B23">
        <w:rPr>
          <w:rFonts w:ascii="宋体" w:hAnsi="宋体" w:cs="宋体" w:hint="eastAsia"/>
          <w:color w:val="000000"/>
          <w:kern w:val="0"/>
          <w:sz w:val="24"/>
          <w:u w:val="single"/>
        </w:rPr>
        <w:t>_</w:t>
      </w:r>
      <w:r w:rsidRPr="008D19BF" w:rsidR="0089587D">
        <w:rPr>
          <w:rFonts w:ascii="宋体" w:hAnsi="宋体" w:cs="宋体"/>
          <w:color w:val="000000"/>
          <w:kern w:val="0"/>
          <w:sz w:val="24"/>
          <w:u w:val="single"/>
        </w:rPr>
        <w:fldChar w:fldCharType="begin"/>
      </w:r>
      <w:r w:rsidRPr="008D19BF" w:rsidR="0089587D">
        <w:rPr>
          <w:rFonts w:ascii="宋体" w:hAnsi="宋体" w:cs="宋体"/>
          <w:color w:val="000000"/>
          <w:kern w:val="0"/>
          <w:sz w:val="24"/>
          <w:u w:val="single"/>
        </w:rPr>
        <w:instrText xml:space="preserve"> </w:instrText>
      </w:r>
      <w:r w:rsidRPr="008D19BF" w:rsidR="0089587D">
        <w:rPr>
          <w:rFonts w:ascii="宋体" w:hAnsi="宋体" w:cs="宋体" w:hint="eastAsia"/>
          <w:color w:val="000000"/>
          <w:kern w:val="0"/>
          <w:sz w:val="24"/>
          <w:u w:val="single"/>
        </w:rPr>
        <w:instrText>DOCPROPERTY  r_jj_tnmjzxzj  \* MERGEFORMAT</w:instrText>
      </w:r>
      <w:r w:rsidRPr="008D19BF" w:rsidR="0089587D">
        <w:rPr>
          <w:rFonts w:ascii="宋体" w:hAnsi="宋体" w:cs="宋体"/>
          <w:color w:val="000000"/>
          <w:kern w:val="0"/>
          <w:sz w:val="24"/>
          <w:u w:val="single"/>
        </w:rPr>
        <w:instrText xml:space="preserve"> </w:instrText>
      </w:r>
      <w:r w:rsidRPr="008D19BF" w:rsidR="0089587D">
        <w:rPr>
          <w:rFonts w:ascii="宋体" w:hAnsi="宋体" w:cs="宋体"/>
          <w:color w:val="000000"/>
          <w:kern w:val="0"/>
          <w:sz w:val="24"/>
          <w:u w:val="single"/>
        </w:rPr>
        <w:fldChar w:fldCharType="separate"/>
      </w:r>
      <w:r w:rsidRPr="008D19BF" w:rsidR="0089587D">
        <w:rPr>
          <w:rFonts w:ascii="宋体" w:hAnsi="宋体" w:cs="宋体"/>
          <w:color w:val="000000"/>
          <w:kern w:val="0"/>
          <w:sz w:val="24"/>
          <w:u w:val="single"/>
        </w:rPr>
        <w:t>{</w:t>
      </w:r>
      <w:r w:rsidRPr="008D19BF" w:rsidR="0089587D">
        <w:rPr>
          <w:rFonts w:ascii="宋体" w:hAnsi="宋体" w:cs="宋体" w:hint="eastAsia"/>
          <w:color w:val="000000"/>
          <w:kern w:val="0"/>
          <w:sz w:val="24"/>
          <w:u w:val="single"/>
        </w:rPr>
        <w:t>{jj_tnmjzxzj}}</w:t>
      </w:r>
      <w:r w:rsidRPr="008D19BF" w:rsidR="0089587D">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sidR="00882414">
        <w:rPr>
          <w:rFonts w:ascii="宋体" w:hAnsi="宋体" w:cs="宋体" w:hint="eastAsia"/>
          <w:color w:val="000000"/>
          <w:kern w:val="0"/>
          <w:sz w:val="24"/>
        </w:rPr>
        <w:t>元；</w:t>
      </w:r>
      <w:r w:rsidRPr="008D19BF" w:rsidR="00510828">
        <w:rPr>
          <w:rFonts w:ascii="宋体" w:hAnsi="宋体" w:cs="宋体" w:hint="eastAsia"/>
          <w:color w:val="000000"/>
          <w:kern w:val="0"/>
          <w:sz w:val="24"/>
        </w:rPr>
        <w:t>总房款为</w:t>
      </w:r>
      <w:r w:rsidRPr="008D19BF" w:rsidR="00D61B23">
        <w:rPr>
          <w:rFonts w:ascii="宋体" w:hAnsi="宋体" w:cs="宋体" w:hint="eastAsia"/>
          <w:color w:val="000000"/>
          <w:kern w:val="0"/>
          <w:sz w:val="24"/>
          <w:u w:val="single"/>
        </w:rPr>
        <w:t>_</w:t>
      </w:r>
      <w:r w:rsidRPr="008D19BF" w:rsidR="0089587D">
        <w:rPr>
          <w:rFonts w:ascii="宋体" w:hAnsi="宋体" w:cs="宋体"/>
          <w:color w:val="000000"/>
          <w:kern w:val="0"/>
          <w:sz w:val="24"/>
          <w:u w:val="single"/>
        </w:rPr>
        <w:fldChar w:fldCharType="begin"/>
      </w:r>
      <w:r w:rsidRPr="008D19BF" w:rsidR="0089587D">
        <w:rPr>
          <w:rFonts w:ascii="宋体" w:hAnsi="宋体" w:cs="宋体"/>
          <w:color w:val="000000"/>
          <w:kern w:val="0"/>
          <w:sz w:val="24"/>
          <w:u w:val="single"/>
        </w:rPr>
        <w:instrText xml:space="preserve"> </w:instrText>
      </w:r>
      <w:r w:rsidRPr="008D19BF" w:rsidR="0089587D">
        <w:rPr>
          <w:rFonts w:ascii="宋体" w:hAnsi="宋体" w:cs="宋体" w:hint="eastAsia"/>
          <w:color w:val="000000"/>
          <w:kern w:val="0"/>
          <w:sz w:val="24"/>
          <w:u w:val="single"/>
        </w:rPr>
        <w:instrText>DOCPROPERTY  r_jj_tnmjzj  \* MERGEFORMAT</w:instrText>
      </w:r>
      <w:r w:rsidRPr="008D19BF" w:rsidR="0089587D">
        <w:rPr>
          <w:rFonts w:ascii="宋体" w:hAnsi="宋体" w:cs="宋体"/>
          <w:color w:val="000000"/>
          <w:kern w:val="0"/>
          <w:sz w:val="24"/>
          <w:u w:val="single"/>
        </w:rPr>
        <w:instrText xml:space="preserve"> </w:instrText>
      </w:r>
      <w:r w:rsidRPr="008D19BF" w:rsidR="0089587D">
        <w:rPr>
          <w:rFonts w:ascii="宋体" w:hAnsi="宋体" w:cs="宋体"/>
          <w:color w:val="000000"/>
          <w:kern w:val="0"/>
          <w:sz w:val="24"/>
          <w:u w:val="single"/>
        </w:rPr>
        <w:fldChar w:fldCharType="separate"/>
      </w:r>
      <w:r w:rsidRPr="008D19BF" w:rsidR="0089587D">
        <w:rPr>
          <w:rFonts w:ascii="宋体" w:hAnsi="宋体" w:cs="宋体"/>
          <w:color w:val="000000"/>
          <w:kern w:val="0"/>
          <w:sz w:val="24"/>
          <w:u w:val="single"/>
        </w:rPr>
        <w:t>{</w:t>
      </w:r>
      <w:r w:rsidRPr="008D19BF" w:rsidR="0089587D">
        <w:rPr>
          <w:rFonts w:ascii="宋体" w:hAnsi="宋体" w:cs="宋体" w:hint="eastAsia"/>
          <w:color w:val="000000"/>
          <w:kern w:val="0"/>
          <w:sz w:val="24"/>
          <w:u w:val="single"/>
        </w:rPr>
        <w:t>{jj_tnmjzj}}</w:t>
      </w:r>
      <w:r w:rsidRPr="008D19BF" w:rsidR="0089587D">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sidR="00510828">
        <w:rPr>
          <w:rFonts w:ascii="宋体" w:hAnsi="宋体" w:cs="宋体" w:hint="eastAsia"/>
          <w:color w:val="000000"/>
          <w:kern w:val="0"/>
          <w:sz w:val="24"/>
        </w:rPr>
        <w:t>元(大写</w:t>
      </w:r>
      <w:r w:rsidRPr="008D19BF" w:rsidR="00D61B23">
        <w:rPr>
          <w:rFonts w:ascii="宋体" w:hAnsi="宋体" w:cs="宋体" w:hint="eastAsia"/>
          <w:color w:val="000000"/>
          <w:kern w:val="0"/>
          <w:sz w:val="24"/>
          <w:u w:val="single"/>
        </w:rPr>
        <w:t>_</w:t>
      </w:r>
      <w:r w:rsidRPr="008D19BF" w:rsidR="0089587D">
        <w:rPr>
          <w:rFonts w:ascii="宋体" w:hAnsi="宋体" w:cs="宋体"/>
          <w:color w:val="000000"/>
          <w:kern w:val="0"/>
          <w:sz w:val="24"/>
          <w:u w:val="single"/>
        </w:rPr>
        <w:fldChar w:fldCharType="begin"/>
      </w:r>
      <w:r w:rsidRPr="008D19BF" w:rsidR="0089587D">
        <w:rPr>
          <w:rFonts w:ascii="宋体" w:hAnsi="宋体" w:cs="宋体"/>
          <w:color w:val="000000"/>
          <w:kern w:val="0"/>
          <w:sz w:val="24"/>
          <w:u w:val="single"/>
        </w:rPr>
        <w:instrText xml:space="preserve"> </w:instrText>
      </w:r>
      <w:r w:rsidRPr="008D19BF" w:rsidR="0089587D">
        <w:rPr>
          <w:rFonts w:ascii="宋体" w:hAnsi="宋体" w:cs="宋体" w:hint="eastAsia"/>
          <w:color w:val="000000"/>
          <w:kern w:val="0"/>
          <w:sz w:val="24"/>
          <w:u w:val="single"/>
        </w:rPr>
        <w:instrText>DOCPROPERTY  r_jj</w:instrText>
      </w:r>
      <w:r w:rsidRPr="008D19BF" w:rsidR="0089587D">
        <w:rPr>
          <w:rFonts w:ascii="宋体" w:hAnsi="宋体" w:cs="宋体" w:hint="eastAsia"/>
          <w:color w:val="000000"/>
          <w:kern w:val="0"/>
          <w:sz w:val="24"/>
          <w:u w:val="single"/>
        </w:rPr>
        <w:instrText>_tnmjzjdx  \* MERGEFORMAT</w:instrText>
      </w:r>
      <w:r w:rsidRPr="008D19BF" w:rsidR="0089587D">
        <w:rPr>
          <w:rFonts w:ascii="宋体" w:hAnsi="宋体" w:cs="宋体"/>
          <w:color w:val="000000"/>
          <w:kern w:val="0"/>
          <w:sz w:val="24"/>
          <w:u w:val="single"/>
        </w:rPr>
        <w:instrText xml:space="preserve"> </w:instrText>
      </w:r>
      <w:r w:rsidRPr="008D19BF" w:rsidR="0089587D">
        <w:rPr>
          <w:rFonts w:ascii="宋体" w:hAnsi="宋体" w:cs="宋体"/>
          <w:color w:val="000000"/>
          <w:kern w:val="0"/>
          <w:sz w:val="24"/>
          <w:u w:val="single"/>
        </w:rPr>
        <w:fldChar w:fldCharType="separate"/>
      </w:r>
      <w:r w:rsidRPr="008D19BF" w:rsidR="0089587D">
        <w:rPr>
          <w:rFonts w:ascii="宋体" w:hAnsi="宋体" w:cs="宋体"/>
          <w:color w:val="000000"/>
          <w:kern w:val="0"/>
          <w:sz w:val="24"/>
          <w:u w:val="single"/>
        </w:rPr>
        <w:t>{</w:t>
      </w:r>
      <w:r w:rsidRPr="008D19BF" w:rsidR="0089587D">
        <w:rPr>
          <w:rFonts w:ascii="宋体" w:hAnsi="宋体" w:cs="宋体" w:hint="eastAsia"/>
          <w:color w:val="000000"/>
          <w:kern w:val="0"/>
          <w:sz w:val="24"/>
          <w:u w:val="single"/>
        </w:rPr>
        <w:t>{jj_tnmjzjdx}}</w:t>
      </w:r>
      <w:r w:rsidRPr="008D19BF" w:rsidR="0089587D">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sidR="00510828">
        <w:rPr>
          <w:rFonts w:ascii="宋体" w:hAnsi="宋体" w:cs="宋体" w:hint="eastAsia"/>
          <w:color w:val="000000"/>
          <w:kern w:val="0"/>
          <w:sz w:val="24"/>
        </w:rPr>
        <w:t>)</w:t>
      </w:r>
      <w:r w:rsidRPr="008D19BF" w:rsidR="006F1076">
        <w:rPr>
          <w:rFonts w:ascii="宋体" w:hAnsi="宋体" w:cs="宋体" w:hint="eastAsia"/>
          <w:color w:val="000000"/>
          <w:kern w:val="0"/>
          <w:sz w:val="24"/>
        </w:rPr>
        <w:t>。</w:t>
      </w:r>
    </w:p>
    <w:p w:rsidR="00116D61" w:rsidRPr="008D19BF" w:rsidP="00C3160C">
      <w:pPr>
        <w:widowControl/>
        <w:spacing w:line="480" w:lineRule="auto"/>
        <w:ind w:firstLine="480"/>
        <w:jc w:val="left"/>
        <w:rPr>
          <w:rFonts w:ascii="宋体" w:hAnsi="宋体" w:cs="宋体"/>
          <w:color w:val="000000"/>
          <w:kern w:val="0"/>
          <w:sz w:val="24"/>
        </w:rPr>
      </w:pPr>
      <w:r w:rsidRPr="008D19BF">
        <w:rPr>
          <w:color w:val="000000"/>
          <w:kern w:val="0"/>
          <w:sz w:val="24"/>
        </w:rPr>
        <w:t>2</w:t>
      </w:r>
      <w:r w:rsidRPr="008D19BF" w:rsidR="009A10EC">
        <w:rPr>
          <w:rFonts w:hint="eastAsia"/>
          <w:color w:val="000000"/>
          <w:kern w:val="0"/>
          <w:sz w:val="24"/>
        </w:rPr>
        <w:t>、</w:t>
      </w:r>
      <w:r w:rsidRPr="008D19BF">
        <w:rPr>
          <w:rFonts w:ascii="宋体" w:hAnsi="宋体" w:cs="宋体"/>
          <w:color w:val="000000"/>
          <w:kern w:val="0"/>
          <w:sz w:val="24"/>
        </w:rPr>
        <w:t>按照建筑面积计算，</w:t>
      </w:r>
      <w:r w:rsidRPr="008D19BF" w:rsidR="00C3160C">
        <w:rPr>
          <w:rFonts w:ascii="宋体" w:hAnsi="宋体" w:cs="宋体"/>
          <w:color w:val="000000"/>
          <w:kern w:val="0"/>
          <w:sz w:val="24"/>
        </w:rPr>
        <w:t>该商品房</w:t>
      </w:r>
      <w:r w:rsidRPr="008D19BF" w:rsidR="00C3160C">
        <w:rPr>
          <w:rFonts w:ascii="宋体" w:hAnsi="宋体" w:cs="宋体" w:hint="eastAsia"/>
          <w:color w:val="000000"/>
          <w:kern w:val="0"/>
          <w:sz w:val="24"/>
        </w:rPr>
        <w:t>毛坯</w:t>
      </w:r>
      <w:r w:rsidRPr="008D19BF" w:rsidR="00C3160C">
        <w:rPr>
          <w:rFonts w:ascii="宋体" w:hAnsi="宋体" w:cs="宋体"/>
          <w:color w:val="000000"/>
          <w:kern w:val="0"/>
          <w:sz w:val="24"/>
        </w:rPr>
        <w:t>单价为每平方米</w:t>
      </w:r>
      <w:r w:rsidRPr="008D19BF" w:rsidR="00D61B23">
        <w:rPr>
          <w:rFonts w:ascii="宋体" w:hAnsi="宋体" w:cs="宋体" w:hint="eastAsia"/>
          <w:color w:val="000000"/>
          <w:kern w:val="0"/>
          <w:sz w:val="24"/>
          <w:u w:val="single"/>
        </w:rPr>
        <w:t>_</w:t>
      </w:r>
      <w:r w:rsidRPr="008D19BF" w:rsidR="0089587D">
        <w:rPr>
          <w:rFonts w:ascii="宋体" w:hAnsi="宋体" w:cs="宋体"/>
          <w:color w:val="000000"/>
          <w:kern w:val="0"/>
          <w:sz w:val="24"/>
          <w:u w:val="single"/>
        </w:rPr>
        <w:fldChar w:fldCharType="begin"/>
      </w:r>
      <w:r w:rsidRPr="008D19BF" w:rsidR="0089587D">
        <w:rPr>
          <w:rFonts w:ascii="宋体" w:hAnsi="宋体" w:cs="宋体"/>
          <w:color w:val="000000"/>
          <w:kern w:val="0"/>
          <w:sz w:val="24"/>
          <w:u w:val="single"/>
        </w:rPr>
        <w:instrText xml:space="preserve"> </w:instrText>
      </w:r>
      <w:r w:rsidRPr="008D19BF" w:rsidR="0089587D">
        <w:rPr>
          <w:rFonts w:ascii="宋体" w:hAnsi="宋体" w:cs="宋体" w:hint="eastAsia"/>
          <w:color w:val="000000"/>
          <w:kern w:val="0"/>
          <w:sz w:val="24"/>
          <w:u w:val="single"/>
        </w:rPr>
        <w:instrText>DOCPROPERTY  r_jj_jzmjmpdj  \* MERGEFORMAT</w:instrText>
      </w:r>
      <w:r w:rsidRPr="008D19BF" w:rsidR="0089587D">
        <w:rPr>
          <w:rFonts w:ascii="宋体" w:hAnsi="宋体" w:cs="宋体"/>
          <w:color w:val="000000"/>
          <w:kern w:val="0"/>
          <w:sz w:val="24"/>
          <w:u w:val="single"/>
        </w:rPr>
        <w:instrText xml:space="preserve"> </w:instrText>
      </w:r>
      <w:r w:rsidRPr="008D19BF" w:rsidR="0089587D">
        <w:rPr>
          <w:rFonts w:ascii="宋体" w:hAnsi="宋体" w:cs="宋体"/>
          <w:color w:val="000000"/>
          <w:kern w:val="0"/>
          <w:sz w:val="24"/>
          <w:u w:val="single"/>
        </w:rPr>
        <w:fldChar w:fldCharType="separate"/>
      </w:r>
      <w:r w:rsidRPr="008D19BF" w:rsidR="0089587D">
        <w:rPr>
          <w:rFonts w:ascii="宋体" w:hAnsi="宋体" w:cs="宋体"/>
          <w:color w:val="000000"/>
          <w:kern w:val="0"/>
          <w:sz w:val="24"/>
          <w:u w:val="single"/>
        </w:rPr>
        <w:t>{</w:t>
      </w:r>
      <w:r w:rsidRPr="008D19BF" w:rsidR="0089587D">
        <w:rPr>
          <w:rFonts w:ascii="宋体" w:hAnsi="宋体" w:cs="宋体" w:hint="eastAsia"/>
          <w:color w:val="000000"/>
          <w:kern w:val="0"/>
          <w:sz w:val="24"/>
          <w:u w:val="single"/>
        </w:rPr>
        <w:t>{jj_jzmjmpdj}}</w:t>
      </w:r>
      <w:r w:rsidRPr="008D19BF" w:rsidR="0089587D">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sidR="00C3160C">
        <w:rPr>
          <w:rFonts w:ascii="宋体" w:hAnsi="宋体" w:cs="宋体"/>
          <w:color w:val="000000"/>
          <w:kern w:val="0"/>
          <w:sz w:val="24"/>
        </w:rPr>
        <w:t>元，</w:t>
      </w:r>
      <w:r w:rsidRPr="008D19BF" w:rsidR="00C3160C">
        <w:rPr>
          <w:rFonts w:ascii="宋体" w:hAnsi="宋体" w:cs="宋体" w:hint="eastAsia"/>
          <w:color w:val="000000"/>
          <w:kern w:val="0"/>
          <w:sz w:val="24"/>
        </w:rPr>
        <w:t>毛坯</w:t>
      </w:r>
      <w:r w:rsidRPr="008D19BF" w:rsidR="00C3160C">
        <w:rPr>
          <w:rFonts w:ascii="宋体" w:hAnsi="宋体" w:cs="宋体"/>
          <w:color w:val="000000"/>
          <w:kern w:val="0"/>
          <w:sz w:val="24"/>
        </w:rPr>
        <w:t>总价款为</w:t>
      </w:r>
      <w:r w:rsidRPr="008D19BF" w:rsidR="00D61B23">
        <w:rPr>
          <w:rFonts w:ascii="宋体" w:hAnsi="宋体" w:cs="宋体" w:hint="eastAsia"/>
          <w:color w:val="000000"/>
          <w:kern w:val="0"/>
          <w:sz w:val="24"/>
          <w:u w:val="single"/>
        </w:rPr>
        <w:t>_</w:t>
      </w:r>
      <w:r w:rsidRPr="008D19BF" w:rsidR="0089587D">
        <w:rPr>
          <w:rFonts w:ascii="宋体" w:hAnsi="宋体" w:cs="宋体"/>
          <w:color w:val="000000"/>
          <w:kern w:val="0"/>
          <w:sz w:val="24"/>
          <w:u w:val="single"/>
        </w:rPr>
        <w:fldChar w:fldCharType="begin"/>
      </w:r>
      <w:r w:rsidRPr="008D19BF" w:rsidR="0089587D">
        <w:rPr>
          <w:rFonts w:ascii="宋体" w:hAnsi="宋体" w:cs="宋体"/>
          <w:color w:val="000000"/>
          <w:kern w:val="0"/>
          <w:sz w:val="24"/>
          <w:u w:val="single"/>
        </w:rPr>
        <w:instrText xml:space="preserve"> </w:instrText>
      </w:r>
      <w:r w:rsidRPr="008D19BF" w:rsidR="0089587D">
        <w:rPr>
          <w:rFonts w:ascii="宋体" w:hAnsi="宋体" w:cs="宋体" w:hint="eastAsia"/>
          <w:color w:val="000000"/>
          <w:kern w:val="0"/>
          <w:sz w:val="24"/>
          <w:u w:val="single"/>
        </w:rPr>
        <w:instrText>DOCPROPERTY  r_jj_jzmjmpzj  \* MERGEFORMAT</w:instrText>
      </w:r>
      <w:r w:rsidRPr="008D19BF" w:rsidR="0089587D">
        <w:rPr>
          <w:rFonts w:ascii="宋体" w:hAnsi="宋体" w:cs="宋体"/>
          <w:color w:val="000000"/>
          <w:kern w:val="0"/>
          <w:sz w:val="24"/>
          <w:u w:val="single"/>
        </w:rPr>
        <w:instrText xml:space="preserve"> </w:instrText>
      </w:r>
      <w:r w:rsidRPr="008D19BF" w:rsidR="0089587D">
        <w:rPr>
          <w:rFonts w:ascii="宋体" w:hAnsi="宋体" w:cs="宋体"/>
          <w:color w:val="000000"/>
          <w:kern w:val="0"/>
          <w:sz w:val="24"/>
          <w:u w:val="single"/>
        </w:rPr>
        <w:fldChar w:fldCharType="separate"/>
      </w:r>
      <w:r w:rsidRPr="008D19BF" w:rsidR="0089587D">
        <w:rPr>
          <w:rFonts w:ascii="宋体" w:hAnsi="宋体" w:cs="宋体"/>
          <w:color w:val="000000"/>
          <w:kern w:val="0"/>
          <w:sz w:val="24"/>
          <w:u w:val="single"/>
        </w:rPr>
        <w:t>{</w:t>
      </w:r>
      <w:r w:rsidRPr="008D19BF" w:rsidR="0089587D">
        <w:rPr>
          <w:rFonts w:ascii="宋体" w:hAnsi="宋体" w:cs="宋体" w:hint="eastAsia"/>
          <w:color w:val="000000"/>
          <w:kern w:val="0"/>
          <w:sz w:val="24"/>
          <w:u w:val="single"/>
        </w:rPr>
        <w:t>{jj_jzmjmpzj}}</w:t>
      </w:r>
      <w:r w:rsidRPr="008D19BF" w:rsidR="0089587D">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sidR="00C3160C">
        <w:rPr>
          <w:rFonts w:ascii="宋体" w:hAnsi="宋体" w:cs="宋体"/>
          <w:color w:val="000000"/>
          <w:kern w:val="0"/>
          <w:sz w:val="24"/>
        </w:rPr>
        <w:t>元</w:t>
      </w:r>
      <w:r w:rsidRPr="008D19BF" w:rsidR="00C3160C">
        <w:rPr>
          <w:rFonts w:ascii="宋体" w:hAnsi="宋体" w:cs="宋体" w:hint="eastAsia"/>
          <w:color w:val="000000"/>
          <w:kern w:val="0"/>
          <w:sz w:val="24"/>
        </w:rPr>
        <w:t>；装修单价为每平方米</w:t>
      </w:r>
      <w:r w:rsidRPr="008D19BF" w:rsidR="00D61B23">
        <w:rPr>
          <w:rFonts w:ascii="宋体" w:hAnsi="宋体" w:cs="宋体" w:hint="eastAsia"/>
          <w:color w:val="000000"/>
          <w:kern w:val="0"/>
          <w:sz w:val="24"/>
          <w:u w:val="single"/>
        </w:rPr>
        <w:t>_</w:t>
      </w:r>
      <w:r w:rsidRPr="008D19BF" w:rsidR="0089587D">
        <w:rPr>
          <w:rFonts w:ascii="宋体" w:hAnsi="宋体" w:cs="宋体"/>
          <w:color w:val="000000"/>
          <w:kern w:val="0"/>
          <w:sz w:val="24"/>
          <w:u w:val="single"/>
        </w:rPr>
        <w:fldChar w:fldCharType="begin"/>
      </w:r>
      <w:r w:rsidRPr="008D19BF" w:rsidR="0089587D">
        <w:rPr>
          <w:rFonts w:ascii="宋体" w:hAnsi="宋体" w:cs="宋体"/>
          <w:color w:val="000000"/>
          <w:kern w:val="0"/>
          <w:sz w:val="24"/>
          <w:u w:val="single"/>
        </w:rPr>
        <w:instrText xml:space="preserve"> </w:instrText>
      </w:r>
      <w:r w:rsidRPr="008D19BF" w:rsidR="0089587D">
        <w:rPr>
          <w:rFonts w:ascii="宋体" w:hAnsi="宋体" w:cs="宋体" w:hint="eastAsia"/>
          <w:color w:val="000000"/>
          <w:kern w:val="0"/>
          <w:sz w:val="24"/>
          <w:u w:val="single"/>
        </w:rPr>
        <w:instrText>DOCPROPERTY  r_jj_jzmjzxdj  \* MERGEFORMAT</w:instrText>
      </w:r>
      <w:r w:rsidRPr="008D19BF" w:rsidR="0089587D">
        <w:rPr>
          <w:rFonts w:ascii="宋体" w:hAnsi="宋体" w:cs="宋体"/>
          <w:color w:val="000000"/>
          <w:kern w:val="0"/>
          <w:sz w:val="24"/>
          <w:u w:val="single"/>
        </w:rPr>
        <w:instrText xml:space="preserve"> </w:instrText>
      </w:r>
      <w:r w:rsidRPr="008D19BF" w:rsidR="0089587D">
        <w:rPr>
          <w:rFonts w:ascii="宋体" w:hAnsi="宋体" w:cs="宋体"/>
          <w:color w:val="000000"/>
          <w:kern w:val="0"/>
          <w:sz w:val="24"/>
          <w:u w:val="single"/>
        </w:rPr>
        <w:fldChar w:fldCharType="separate"/>
      </w:r>
      <w:r w:rsidRPr="008D19BF" w:rsidR="0089587D">
        <w:rPr>
          <w:rFonts w:ascii="宋体" w:hAnsi="宋体" w:cs="宋体"/>
          <w:color w:val="000000"/>
          <w:kern w:val="0"/>
          <w:sz w:val="24"/>
          <w:u w:val="single"/>
        </w:rPr>
        <w:t>{</w:t>
      </w:r>
      <w:r w:rsidRPr="008D19BF" w:rsidR="0089587D">
        <w:rPr>
          <w:rFonts w:ascii="宋体" w:hAnsi="宋体" w:cs="宋体" w:hint="eastAsia"/>
          <w:color w:val="000000"/>
          <w:kern w:val="0"/>
          <w:sz w:val="24"/>
          <w:u w:val="single"/>
        </w:rPr>
        <w:t>{jj_jzmjzxdj}}</w:t>
      </w:r>
      <w:r w:rsidRPr="008D19BF" w:rsidR="0089587D">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sidR="00C3160C">
        <w:rPr>
          <w:rFonts w:ascii="宋体" w:hAnsi="宋体" w:cs="宋体" w:hint="eastAsia"/>
          <w:color w:val="000000"/>
          <w:kern w:val="0"/>
          <w:sz w:val="24"/>
        </w:rPr>
        <w:t>元，装修总价为</w:t>
      </w:r>
      <w:r w:rsidRPr="008D19BF" w:rsidR="00D61B23">
        <w:rPr>
          <w:rFonts w:ascii="宋体" w:hAnsi="宋体" w:cs="宋体" w:hint="eastAsia"/>
          <w:color w:val="000000"/>
          <w:kern w:val="0"/>
          <w:sz w:val="24"/>
          <w:u w:val="single"/>
        </w:rPr>
        <w:t>_</w:t>
      </w:r>
      <w:r w:rsidRPr="008D19BF" w:rsidR="0089587D">
        <w:rPr>
          <w:rFonts w:ascii="宋体" w:hAnsi="宋体" w:cs="宋体"/>
          <w:color w:val="000000"/>
          <w:kern w:val="0"/>
          <w:sz w:val="24"/>
          <w:u w:val="single"/>
        </w:rPr>
        <w:fldChar w:fldCharType="begin"/>
      </w:r>
      <w:r w:rsidRPr="008D19BF" w:rsidR="0089587D">
        <w:rPr>
          <w:rFonts w:ascii="宋体" w:hAnsi="宋体" w:cs="宋体"/>
          <w:color w:val="000000"/>
          <w:kern w:val="0"/>
          <w:sz w:val="24"/>
          <w:u w:val="single"/>
        </w:rPr>
        <w:instrText xml:space="preserve"> </w:instrText>
      </w:r>
      <w:r w:rsidRPr="008D19BF" w:rsidR="0089587D">
        <w:rPr>
          <w:rFonts w:ascii="宋体" w:hAnsi="宋体" w:cs="宋体" w:hint="eastAsia"/>
          <w:color w:val="000000"/>
          <w:kern w:val="0"/>
          <w:sz w:val="24"/>
          <w:u w:val="single"/>
        </w:rPr>
        <w:instrText>DOCPROPERTY  r_jj_jz</w:instrText>
      </w:r>
      <w:r w:rsidRPr="008D19BF" w:rsidR="0089587D">
        <w:rPr>
          <w:rFonts w:ascii="宋体" w:hAnsi="宋体" w:cs="宋体" w:hint="eastAsia"/>
          <w:color w:val="000000"/>
          <w:kern w:val="0"/>
          <w:sz w:val="24"/>
          <w:u w:val="single"/>
        </w:rPr>
        <w:instrText>mjzxzj  \* MERGEFORMAT</w:instrText>
      </w:r>
      <w:r w:rsidRPr="008D19BF" w:rsidR="0089587D">
        <w:rPr>
          <w:rFonts w:ascii="宋体" w:hAnsi="宋体" w:cs="宋体"/>
          <w:color w:val="000000"/>
          <w:kern w:val="0"/>
          <w:sz w:val="24"/>
          <w:u w:val="single"/>
        </w:rPr>
        <w:instrText xml:space="preserve"> </w:instrText>
      </w:r>
      <w:r w:rsidRPr="008D19BF" w:rsidR="0089587D">
        <w:rPr>
          <w:rFonts w:ascii="宋体" w:hAnsi="宋体" w:cs="宋体"/>
          <w:color w:val="000000"/>
          <w:kern w:val="0"/>
          <w:sz w:val="24"/>
          <w:u w:val="single"/>
        </w:rPr>
        <w:fldChar w:fldCharType="separate"/>
      </w:r>
      <w:r w:rsidRPr="008D19BF" w:rsidR="0089587D">
        <w:rPr>
          <w:rFonts w:ascii="宋体" w:hAnsi="宋体" w:cs="宋体"/>
          <w:color w:val="000000"/>
          <w:kern w:val="0"/>
          <w:sz w:val="24"/>
          <w:u w:val="single"/>
        </w:rPr>
        <w:t>{</w:t>
      </w:r>
      <w:r w:rsidRPr="008D19BF" w:rsidR="0089587D">
        <w:rPr>
          <w:rFonts w:ascii="宋体" w:hAnsi="宋体" w:cs="宋体" w:hint="eastAsia"/>
          <w:color w:val="000000"/>
          <w:kern w:val="0"/>
          <w:sz w:val="24"/>
          <w:u w:val="single"/>
        </w:rPr>
        <w:t>{jj_jzmjzxzj}}</w:t>
      </w:r>
      <w:r w:rsidRPr="008D19BF" w:rsidR="0089587D">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sidR="00C3160C">
        <w:rPr>
          <w:rFonts w:ascii="宋体" w:hAnsi="宋体" w:cs="宋体" w:hint="eastAsia"/>
          <w:color w:val="000000"/>
          <w:kern w:val="0"/>
          <w:sz w:val="24"/>
        </w:rPr>
        <w:t>元；总房款为</w:t>
      </w:r>
      <w:r w:rsidRPr="008D19BF" w:rsidR="00D61B23">
        <w:rPr>
          <w:rFonts w:ascii="宋体" w:hAnsi="宋体" w:cs="宋体" w:hint="eastAsia"/>
          <w:color w:val="000000"/>
          <w:kern w:val="0"/>
          <w:sz w:val="24"/>
          <w:u w:val="single"/>
        </w:rPr>
        <w:t>_</w:t>
      </w:r>
      <w:r w:rsidRPr="008D19BF" w:rsidR="004055A0">
        <w:rPr>
          <w:rFonts w:ascii="宋体" w:hAnsi="宋体" w:cs="宋体"/>
          <w:color w:val="000000"/>
          <w:kern w:val="0"/>
          <w:sz w:val="24"/>
          <w:u w:val="single"/>
        </w:rPr>
        <w:fldChar w:fldCharType="begin"/>
      </w:r>
      <w:r w:rsidRPr="008D19BF" w:rsidR="004055A0">
        <w:rPr>
          <w:rFonts w:ascii="宋体" w:hAnsi="宋体" w:cs="宋体"/>
          <w:color w:val="000000"/>
          <w:kern w:val="0"/>
          <w:sz w:val="24"/>
          <w:u w:val="single"/>
        </w:rPr>
        <w:instrText xml:space="preserve"> </w:instrText>
      </w:r>
      <w:r w:rsidRPr="008D19BF" w:rsidR="004055A0">
        <w:rPr>
          <w:rFonts w:ascii="宋体" w:hAnsi="宋体" w:cs="宋体" w:hint="eastAsia"/>
          <w:color w:val="000000"/>
          <w:kern w:val="0"/>
          <w:sz w:val="24"/>
          <w:u w:val="single"/>
        </w:rPr>
        <w:instrText>DOCPROPERTY  r_jj_jzmjzj  \* MERGEFORMAT</w:instrText>
      </w:r>
      <w:r w:rsidRPr="008D19BF" w:rsidR="004055A0">
        <w:rPr>
          <w:rFonts w:ascii="宋体" w:hAnsi="宋体" w:cs="宋体"/>
          <w:color w:val="000000"/>
          <w:kern w:val="0"/>
          <w:sz w:val="24"/>
          <w:u w:val="single"/>
        </w:rPr>
        <w:instrText xml:space="preserve"> </w:instrText>
      </w:r>
      <w:r w:rsidRPr="008D19BF" w:rsidR="004055A0">
        <w:rPr>
          <w:rFonts w:ascii="宋体" w:hAnsi="宋体" w:cs="宋体"/>
          <w:color w:val="000000"/>
          <w:kern w:val="0"/>
          <w:sz w:val="24"/>
          <w:u w:val="single"/>
        </w:rPr>
        <w:fldChar w:fldCharType="separate"/>
      </w:r>
      <w:r w:rsidRPr="008D19BF" w:rsidR="004055A0">
        <w:rPr>
          <w:rFonts w:ascii="宋体" w:hAnsi="宋体" w:cs="宋体"/>
          <w:color w:val="000000"/>
          <w:kern w:val="0"/>
          <w:sz w:val="24"/>
          <w:u w:val="single"/>
        </w:rPr>
        <w:t>{</w:t>
      </w:r>
      <w:r w:rsidRPr="008D19BF" w:rsidR="004055A0">
        <w:rPr>
          <w:rFonts w:ascii="宋体" w:hAnsi="宋体" w:cs="宋体" w:hint="eastAsia"/>
          <w:color w:val="000000"/>
          <w:kern w:val="0"/>
          <w:sz w:val="24"/>
          <w:u w:val="single"/>
        </w:rPr>
        <w:t>{jj_jzmjzj}}</w:t>
      </w:r>
      <w:r w:rsidRPr="008D19BF" w:rsidR="004055A0">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sidR="00C3160C">
        <w:rPr>
          <w:rFonts w:ascii="宋体" w:hAnsi="宋体" w:cs="宋体" w:hint="eastAsia"/>
          <w:color w:val="000000"/>
          <w:kern w:val="0"/>
          <w:sz w:val="24"/>
        </w:rPr>
        <w:t>元(大写</w:t>
      </w:r>
      <w:r w:rsidRPr="008D19BF" w:rsidR="00D61B23">
        <w:rPr>
          <w:rFonts w:ascii="宋体" w:hAnsi="宋体" w:cs="宋体" w:hint="eastAsia"/>
          <w:color w:val="000000"/>
          <w:kern w:val="0"/>
          <w:sz w:val="24"/>
          <w:u w:val="single"/>
        </w:rPr>
        <w:t>_</w:t>
      </w:r>
      <w:r w:rsidRPr="008D19BF" w:rsidR="006E7484">
        <w:rPr>
          <w:rFonts w:ascii="宋体" w:hAnsi="宋体" w:cs="宋体"/>
          <w:color w:val="000000"/>
          <w:kern w:val="0"/>
          <w:sz w:val="24"/>
          <w:u w:val="single"/>
        </w:rPr>
        <w:fldChar w:fldCharType="begin"/>
      </w:r>
      <w:r w:rsidRPr="008D19BF" w:rsidR="006E7484">
        <w:rPr>
          <w:rFonts w:ascii="宋体" w:hAnsi="宋体" w:cs="宋体"/>
          <w:color w:val="000000"/>
          <w:kern w:val="0"/>
          <w:sz w:val="24"/>
          <w:u w:val="single"/>
        </w:rPr>
        <w:instrText xml:space="preserve"> DOCPROPERTY  r_jj_jzmjzjdx  \* MERGEFORMAT </w:instrText>
      </w:r>
      <w:r w:rsidRPr="008D19BF" w:rsidR="006E7484">
        <w:rPr>
          <w:rFonts w:ascii="宋体" w:hAnsi="宋体" w:cs="宋体"/>
          <w:color w:val="000000"/>
          <w:kern w:val="0"/>
          <w:sz w:val="24"/>
          <w:u w:val="single"/>
        </w:rPr>
        <w:fldChar w:fldCharType="separate"/>
      </w:r>
      <w:r w:rsidRPr="008D19BF" w:rsidR="006E7484">
        <w:rPr>
          <w:rFonts w:ascii="宋体" w:hAnsi="宋体" w:cs="宋体"/>
          <w:color w:val="000000"/>
          <w:kern w:val="0"/>
          <w:sz w:val="24"/>
          <w:u w:val="single"/>
        </w:rPr>
        <w:t>{</w:t>
      </w:r>
      <w:r w:rsidRPr="008D19BF" w:rsidR="006E7484">
        <w:rPr>
          <w:rFonts w:ascii="宋体" w:hAnsi="宋体" w:cs="宋体"/>
          <w:color w:val="000000"/>
          <w:kern w:val="0"/>
          <w:sz w:val="24"/>
          <w:u w:val="single"/>
        </w:rPr>
        <w:t>{jj_jzmjzjdx}}</w:t>
      </w:r>
      <w:r w:rsidRPr="008D19BF" w:rsidR="006E7484">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sidR="00C3160C">
        <w:rPr>
          <w:rFonts w:ascii="宋体" w:hAnsi="宋体" w:cs="宋体" w:hint="eastAsia"/>
          <w:color w:val="000000"/>
          <w:kern w:val="0"/>
          <w:sz w:val="24"/>
        </w:rPr>
        <w:t>)。</w:t>
      </w:r>
    </w:p>
    <w:p w:rsidR="00731BF8" w:rsidRPr="008D19BF" w:rsidP="00731BF8">
      <w:pPr>
        <w:widowControl/>
        <w:spacing w:line="480" w:lineRule="auto"/>
        <w:ind w:firstLine="480"/>
        <w:jc w:val="left"/>
        <w:rPr>
          <w:rFonts w:ascii="宋体" w:hAnsi="宋体" w:hint="eastAsia"/>
          <w:color w:val="000000"/>
          <w:sz w:val="24"/>
          <w:u w:val="single"/>
        </w:rPr>
      </w:pPr>
      <w:r w:rsidRPr="008D19BF" w:rsidR="00116D61">
        <w:rPr>
          <w:color w:val="000000"/>
          <w:kern w:val="0"/>
          <w:sz w:val="24"/>
        </w:rPr>
        <w:t>3</w:t>
      </w:r>
      <w:r w:rsidRPr="008D19BF" w:rsidR="009A10EC">
        <w:rPr>
          <w:rFonts w:ascii="宋体" w:hAnsi="宋体" w:cs="宋体" w:hint="eastAsia"/>
          <w:color w:val="000000"/>
          <w:kern w:val="0"/>
          <w:sz w:val="24"/>
        </w:rPr>
        <w:t>、</w:t>
      </w:r>
      <w:r w:rsidRPr="008D19BF" w:rsidR="00116D61">
        <w:rPr>
          <w:rFonts w:ascii="宋体" w:hAnsi="宋体" w:cs="宋体"/>
          <w:color w:val="000000"/>
          <w:kern w:val="0"/>
          <w:sz w:val="24"/>
        </w:rPr>
        <w:t>按照套计算，该商品房总价款为</w:t>
      </w:r>
      <w:r w:rsidRPr="008D19BF" w:rsidR="00D61B23">
        <w:rPr>
          <w:rFonts w:ascii="宋体" w:hAnsi="宋体" w:cs="宋体" w:hint="eastAsia"/>
          <w:color w:val="000000"/>
          <w:kern w:val="0"/>
          <w:sz w:val="24"/>
          <w:u w:val="single"/>
        </w:rPr>
        <w:t>_</w:t>
      </w:r>
      <w:r w:rsidRPr="008D19BF" w:rsidR="004055A0">
        <w:rPr>
          <w:rFonts w:ascii="宋体" w:hAnsi="宋体" w:cs="宋体"/>
          <w:color w:val="000000"/>
          <w:kern w:val="0"/>
          <w:sz w:val="24"/>
          <w:u w:val="single"/>
        </w:rPr>
        <w:fldChar w:fldCharType="begin"/>
      </w:r>
      <w:r w:rsidRPr="008D19BF" w:rsidR="004055A0">
        <w:rPr>
          <w:rFonts w:ascii="宋体" w:hAnsi="宋体" w:cs="宋体"/>
          <w:color w:val="000000"/>
          <w:kern w:val="0"/>
          <w:sz w:val="24"/>
          <w:u w:val="single"/>
        </w:rPr>
        <w:instrText xml:space="preserve"> </w:instrText>
      </w:r>
      <w:r w:rsidRPr="008D19BF" w:rsidR="004055A0">
        <w:rPr>
          <w:rFonts w:ascii="宋体" w:hAnsi="宋体" w:cs="宋体" w:hint="eastAsia"/>
          <w:color w:val="000000"/>
          <w:kern w:val="0"/>
          <w:sz w:val="24"/>
          <w:u w:val="single"/>
        </w:rPr>
        <w:instrText>DOCPROPERTY  r_jj_atzj  \* MERGEFORMAT</w:instrText>
      </w:r>
      <w:r w:rsidRPr="008D19BF" w:rsidR="004055A0">
        <w:rPr>
          <w:rFonts w:ascii="宋体" w:hAnsi="宋体" w:cs="宋体"/>
          <w:color w:val="000000"/>
          <w:kern w:val="0"/>
          <w:sz w:val="24"/>
          <w:u w:val="single"/>
        </w:rPr>
        <w:instrText xml:space="preserve"> </w:instrText>
      </w:r>
      <w:r w:rsidRPr="008D19BF" w:rsidR="004055A0">
        <w:rPr>
          <w:rFonts w:ascii="宋体" w:hAnsi="宋体" w:cs="宋体"/>
          <w:color w:val="000000"/>
          <w:kern w:val="0"/>
          <w:sz w:val="24"/>
          <w:u w:val="single"/>
        </w:rPr>
        <w:fldChar w:fldCharType="separate"/>
      </w:r>
      <w:r w:rsidRPr="008D19BF" w:rsidR="004055A0">
        <w:rPr>
          <w:rFonts w:ascii="宋体" w:hAnsi="宋体" w:cs="宋体"/>
          <w:color w:val="000000"/>
          <w:kern w:val="0"/>
          <w:sz w:val="24"/>
          <w:u w:val="single"/>
        </w:rPr>
        <w:t>{</w:t>
      </w:r>
      <w:r w:rsidRPr="008D19BF" w:rsidR="004055A0">
        <w:rPr>
          <w:rFonts w:ascii="宋体" w:hAnsi="宋体" w:cs="宋体" w:hint="eastAsia"/>
          <w:color w:val="000000"/>
          <w:kern w:val="0"/>
          <w:sz w:val="24"/>
          <w:u w:val="single"/>
        </w:rPr>
        <w:t>{jj_atzj}}</w:t>
      </w:r>
      <w:r w:rsidRPr="008D19BF" w:rsidR="004055A0">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Pr>
          <w:rFonts w:ascii="宋体" w:hAnsi="宋体" w:cs="宋体" w:hint="eastAsia"/>
          <w:color w:val="000000"/>
          <w:kern w:val="0"/>
          <w:sz w:val="24"/>
        </w:rPr>
        <w:t>元（大写</w:t>
      </w:r>
      <w:r w:rsidRPr="008D19BF" w:rsidR="00D61B23">
        <w:rPr>
          <w:rFonts w:ascii="宋体" w:hAnsi="宋体" w:cs="宋体" w:hint="eastAsia"/>
          <w:color w:val="000000"/>
          <w:kern w:val="0"/>
          <w:sz w:val="24"/>
          <w:u w:val="single"/>
        </w:rPr>
        <w:t>_</w:t>
      </w:r>
      <w:r w:rsidRPr="008D19BF" w:rsidR="004055A0">
        <w:rPr>
          <w:rFonts w:ascii="宋体" w:hAnsi="宋体" w:cs="宋体"/>
          <w:color w:val="000000"/>
          <w:kern w:val="0"/>
          <w:sz w:val="24"/>
          <w:u w:val="single"/>
        </w:rPr>
        <w:fldChar w:fldCharType="begin"/>
      </w:r>
      <w:r w:rsidRPr="008D19BF" w:rsidR="004055A0">
        <w:rPr>
          <w:rFonts w:ascii="宋体" w:hAnsi="宋体" w:cs="宋体"/>
          <w:color w:val="000000"/>
          <w:kern w:val="0"/>
          <w:sz w:val="24"/>
          <w:u w:val="single"/>
        </w:rPr>
        <w:instrText xml:space="preserve"> </w:instrText>
      </w:r>
      <w:r w:rsidRPr="008D19BF" w:rsidR="004055A0">
        <w:rPr>
          <w:rFonts w:ascii="宋体" w:hAnsi="宋体" w:cs="宋体" w:hint="eastAsia"/>
          <w:color w:val="000000"/>
          <w:kern w:val="0"/>
          <w:sz w:val="24"/>
          <w:u w:val="single"/>
        </w:rPr>
        <w:instrText>DOCPROPERTY  r_jj_atzjdx  \* MERGEFORMAT</w:instrText>
      </w:r>
      <w:r w:rsidRPr="008D19BF" w:rsidR="004055A0">
        <w:rPr>
          <w:rFonts w:ascii="宋体" w:hAnsi="宋体" w:cs="宋体"/>
          <w:color w:val="000000"/>
          <w:kern w:val="0"/>
          <w:sz w:val="24"/>
          <w:u w:val="single"/>
        </w:rPr>
        <w:instrText xml:space="preserve"> </w:instrText>
      </w:r>
      <w:r w:rsidRPr="008D19BF" w:rsidR="004055A0">
        <w:rPr>
          <w:rFonts w:ascii="宋体" w:hAnsi="宋体" w:cs="宋体"/>
          <w:color w:val="000000"/>
          <w:kern w:val="0"/>
          <w:sz w:val="24"/>
          <w:u w:val="single"/>
        </w:rPr>
        <w:fldChar w:fldCharType="separate"/>
      </w:r>
      <w:r w:rsidRPr="008D19BF" w:rsidR="004055A0">
        <w:rPr>
          <w:rFonts w:ascii="宋体" w:hAnsi="宋体" w:cs="宋体"/>
          <w:color w:val="000000"/>
          <w:kern w:val="0"/>
          <w:sz w:val="24"/>
          <w:u w:val="single"/>
        </w:rPr>
        <w:t>{</w:t>
      </w:r>
      <w:r w:rsidRPr="008D19BF" w:rsidR="004055A0">
        <w:rPr>
          <w:rFonts w:ascii="宋体" w:hAnsi="宋体" w:cs="宋体" w:hint="eastAsia"/>
          <w:color w:val="000000"/>
          <w:kern w:val="0"/>
          <w:sz w:val="24"/>
          <w:u w:val="single"/>
        </w:rPr>
        <w:t>{jj_atzjdx}}</w:t>
      </w:r>
      <w:r w:rsidRPr="008D19BF" w:rsidR="004055A0">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Pr>
          <w:rFonts w:ascii="宋体" w:hAnsi="宋体" w:cs="宋体" w:hint="eastAsia"/>
          <w:color w:val="000000"/>
          <w:kern w:val="0"/>
          <w:sz w:val="24"/>
        </w:rPr>
        <w:t>）；其中装修总价款为</w:t>
      </w:r>
      <w:r w:rsidRPr="008D19BF" w:rsidR="00D61B23">
        <w:rPr>
          <w:rFonts w:ascii="宋体" w:hAnsi="宋体" w:cs="宋体" w:hint="eastAsia"/>
          <w:color w:val="000000"/>
          <w:kern w:val="0"/>
          <w:sz w:val="24"/>
          <w:u w:val="single"/>
        </w:rPr>
        <w:t>_</w:t>
      </w:r>
      <w:r w:rsidRPr="008D19BF" w:rsidR="00430044">
        <w:rPr>
          <w:rFonts w:ascii="宋体" w:hAnsi="宋体" w:cs="宋体"/>
          <w:color w:val="000000"/>
          <w:kern w:val="0"/>
          <w:sz w:val="24"/>
          <w:u w:val="single"/>
        </w:rPr>
        <w:fldChar w:fldCharType="begin"/>
      </w:r>
      <w:r w:rsidRPr="008D19BF" w:rsidR="00430044">
        <w:rPr>
          <w:rFonts w:ascii="宋体" w:hAnsi="宋体" w:cs="宋体"/>
          <w:color w:val="000000"/>
          <w:kern w:val="0"/>
          <w:sz w:val="24"/>
          <w:u w:val="single"/>
        </w:rPr>
        <w:instrText xml:space="preserve"> DOCPROPERTY  r_jj_atzxzj  \* MERGEFORMAT </w:instrText>
      </w:r>
      <w:r w:rsidRPr="008D19BF" w:rsidR="00430044">
        <w:rPr>
          <w:rFonts w:ascii="宋体" w:hAnsi="宋体" w:cs="宋体"/>
          <w:color w:val="000000"/>
          <w:kern w:val="0"/>
          <w:sz w:val="24"/>
          <w:u w:val="single"/>
        </w:rPr>
        <w:fldChar w:fldCharType="separate"/>
      </w:r>
      <w:r w:rsidRPr="008D19BF" w:rsidR="00430044">
        <w:rPr>
          <w:rFonts w:ascii="宋体" w:hAnsi="宋体" w:cs="宋体"/>
          <w:color w:val="000000"/>
          <w:kern w:val="0"/>
          <w:sz w:val="24"/>
          <w:u w:val="single"/>
        </w:rPr>
        <w:t>{</w:t>
      </w:r>
      <w:r w:rsidRPr="008D19BF" w:rsidR="00430044">
        <w:rPr>
          <w:rFonts w:ascii="宋体" w:hAnsi="宋体" w:cs="宋体"/>
          <w:color w:val="000000"/>
          <w:kern w:val="0"/>
          <w:sz w:val="24"/>
          <w:u w:val="single"/>
        </w:rPr>
        <w:t>{jj_atzxzj}}</w:t>
      </w:r>
      <w:r w:rsidRPr="008D19BF" w:rsidR="00430044">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Pr>
          <w:rFonts w:ascii="宋体" w:hAnsi="宋体" w:cs="宋体" w:hint="eastAsia"/>
          <w:color w:val="000000"/>
          <w:kern w:val="0"/>
          <w:sz w:val="24"/>
        </w:rPr>
        <w:t>元（大写</w:t>
      </w:r>
      <w:r w:rsidRPr="008D19BF" w:rsidR="00D61B23">
        <w:rPr>
          <w:rFonts w:ascii="宋体" w:hAnsi="宋体" w:cs="宋体" w:hint="eastAsia"/>
          <w:color w:val="000000"/>
          <w:kern w:val="0"/>
          <w:sz w:val="24"/>
          <w:u w:val="single"/>
        </w:rPr>
        <w:t>_</w:t>
      </w:r>
      <w:r w:rsidRPr="008D19BF" w:rsidR="00430044">
        <w:rPr>
          <w:rFonts w:ascii="宋体" w:hAnsi="宋体" w:cs="宋体"/>
          <w:color w:val="000000"/>
          <w:kern w:val="0"/>
          <w:sz w:val="24"/>
          <w:u w:val="single"/>
        </w:rPr>
        <w:fldChar w:fldCharType="begin"/>
      </w:r>
      <w:r w:rsidRPr="008D19BF" w:rsidR="00430044">
        <w:rPr>
          <w:rFonts w:ascii="宋体" w:hAnsi="宋体" w:cs="宋体"/>
          <w:color w:val="000000"/>
          <w:kern w:val="0"/>
          <w:sz w:val="24"/>
          <w:u w:val="single"/>
        </w:rPr>
        <w:instrText xml:space="preserve"> </w:instrText>
      </w:r>
      <w:r w:rsidRPr="008D19BF" w:rsidR="00430044">
        <w:rPr>
          <w:rFonts w:ascii="宋体" w:hAnsi="宋体" w:cs="宋体" w:hint="eastAsia"/>
          <w:color w:val="000000"/>
          <w:kern w:val="0"/>
          <w:sz w:val="24"/>
          <w:u w:val="single"/>
        </w:rPr>
        <w:instrText>DOCPROPERTY  r_jj_atzxzjdx  \* MERGEFORMAT</w:instrText>
      </w:r>
      <w:r w:rsidRPr="008D19BF" w:rsidR="00430044">
        <w:rPr>
          <w:rFonts w:ascii="宋体" w:hAnsi="宋体" w:cs="宋体"/>
          <w:color w:val="000000"/>
          <w:kern w:val="0"/>
          <w:sz w:val="24"/>
          <w:u w:val="single"/>
        </w:rPr>
        <w:instrText xml:space="preserve"> </w:instrText>
      </w:r>
      <w:r w:rsidRPr="008D19BF" w:rsidR="00430044">
        <w:rPr>
          <w:rFonts w:ascii="宋体" w:hAnsi="宋体" w:cs="宋体"/>
          <w:color w:val="000000"/>
          <w:kern w:val="0"/>
          <w:sz w:val="24"/>
          <w:u w:val="single"/>
        </w:rPr>
        <w:fldChar w:fldCharType="separate"/>
      </w:r>
      <w:r w:rsidRPr="008D19BF" w:rsidR="00430044">
        <w:rPr>
          <w:rFonts w:ascii="宋体" w:hAnsi="宋体" w:cs="宋体"/>
          <w:color w:val="000000"/>
          <w:kern w:val="0"/>
          <w:sz w:val="24"/>
          <w:u w:val="single"/>
        </w:rPr>
        <w:t>{</w:t>
      </w:r>
      <w:r w:rsidRPr="008D19BF" w:rsidR="00430044">
        <w:rPr>
          <w:rFonts w:ascii="宋体" w:hAnsi="宋体" w:cs="宋体" w:hint="eastAsia"/>
          <w:color w:val="000000"/>
          <w:kern w:val="0"/>
          <w:sz w:val="24"/>
          <w:u w:val="single"/>
        </w:rPr>
        <w:t>{jj_atzxzjdx}}</w:t>
      </w:r>
      <w:r w:rsidRPr="008D19BF" w:rsidR="00430044">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Pr>
          <w:rFonts w:ascii="宋体" w:hAnsi="宋体" w:cs="宋体" w:hint="eastAsia"/>
          <w:color w:val="000000"/>
          <w:kern w:val="0"/>
          <w:sz w:val="24"/>
        </w:rPr>
        <w:t>）。</w:t>
      </w:r>
    </w:p>
    <w:p w:rsidR="00911878" w:rsidRPr="008D19BF" w:rsidP="00911878">
      <w:pPr>
        <w:widowControl/>
        <w:spacing w:line="560" w:lineRule="exact"/>
        <w:ind w:firstLine="480"/>
        <w:jc w:val="left"/>
        <w:rPr>
          <w:color w:val="000000"/>
          <w:kern w:val="0"/>
          <w:sz w:val="24"/>
        </w:rPr>
      </w:pPr>
      <w:r w:rsidRPr="008D19BF">
        <w:rPr>
          <w:rFonts w:hint="eastAsia"/>
          <w:color w:val="000000"/>
          <w:kern w:val="0"/>
          <w:sz w:val="24"/>
        </w:rPr>
        <w:t>4</w:t>
      </w:r>
      <w:r w:rsidRPr="008D19BF">
        <w:rPr>
          <w:rFonts w:ascii="宋体" w:hAnsi="宋体" w:cs="宋体" w:hint="eastAsia"/>
          <w:color w:val="000000"/>
          <w:kern w:val="0"/>
          <w:sz w:val="24"/>
        </w:rPr>
        <w:t>、</w:t>
      </w:r>
      <w:r w:rsidRPr="008D19BF">
        <w:rPr>
          <w:rFonts w:hAnsi="宋体"/>
          <w:color w:val="000000"/>
          <w:kern w:val="0"/>
          <w:sz w:val="24"/>
        </w:rPr>
        <w:t>被征收（拆迁、搬迁）房屋实行产权调换的，该商品房毛坯单价为每平方米</w:t>
      </w:r>
      <w:r w:rsidRPr="008D19BF" w:rsidR="00D61B23">
        <w:rPr>
          <w:rFonts w:ascii="宋体" w:hAnsi="宋体" w:cs="宋体" w:hint="eastAsia"/>
          <w:color w:val="000000"/>
          <w:kern w:val="0"/>
          <w:sz w:val="24"/>
          <w:u w:val="single"/>
        </w:rPr>
        <w:t>_</w:t>
      </w:r>
      <w:r w:rsidRPr="008D19BF" w:rsidR="004055A0">
        <w:rPr>
          <w:rFonts w:ascii="宋体" w:hAnsi="宋体" w:cs="宋体"/>
          <w:color w:val="000000"/>
          <w:kern w:val="0"/>
          <w:sz w:val="24"/>
          <w:u w:val="single"/>
        </w:rPr>
        <w:fldChar w:fldCharType="begin"/>
      </w:r>
      <w:r w:rsidRPr="008D19BF" w:rsidR="004055A0">
        <w:rPr>
          <w:rFonts w:ascii="宋体" w:hAnsi="宋体" w:cs="宋体"/>
          <w:color w:val="000000"/>
          <w:kern w:val="0"/>
          <w:sz w:val="24"/>
          <w:u w:val="single"/>
        </w:rPr>
        <w:instrText xml:space="preserve"> </w:instrText>
      </w:r>
      <w:r w:rsidRPr="008D19BF" w:rsidR="004055A0">
        <w:rPr>
          <w:rFonts w:ascii="宋体" w:hAnsi="宋体" w:cs="宋体" w:hint="eastAsia"/>
          <w:color w:val="000000"/>
          <w:kern w:val="0"/>
          <w:sz w:val="24"/>
          <w:u w:val="single"/>
        </w:rPr>
        <w:instrText>DOCPROPERTY  r_jj_qtmpdj  \* MERGEFORMAT</w:instrText>
      </w:r>
      <w:r w:rsidRPr="008D19BF" w:rsidR="004055A0">
        <w:rPr>
          <w:rFonts w:ascii="宋体" w:hAnsi="宋体" w:cs="宋体"/>
          <w:color w:val="000000"/>
          <w:kern w:val="0"/>
          <w:sz w:val="24"/>
          <w:u w:val="single"/>
        </w:rPr>
        <w:instrText xml:space="preserve"> </w:instrText>
      </w:r>
      <w:r w:rsidRPr="008D19BF" w:rsidR="004055A0">
        <w:rPr>
          <w:rFonts w:ascii="宋体" w:hAnsi="宋体" w:cs="宋体"/>
          <w:color w:val="000000"/>
          <w:kern w:val="0"/>
          <w:sz w:val="24"/>
          <w:u w:val="single"/>
        </w:rPr>
        <w:fldChar w:fldCharType="separate"/>
      </w:r>
      <w:r w:rsidRPr="008D19BF" w:rsidR="004055A0">
        <w:rPr>
          <w:rFonts w:ascii="宋体" w:hAnsi="宋体" w:cs="宋体"/>
          <w:color w:val="000000"/>
          <w:kern w:val="0"/>
          <w:sz w:val="24"/>
          <w:u w:val="single"/>
        </w:rPr>
        <w:t>{</w:t>
      </w:r>
      <w:r w:rsidRPr="008D19BF" w:rsidR="004055A0">
        <w:rPr>
          <w:rFonts w:ascii="宋体" w:hAnsi="宋体" w:cs="宋体" w:hint="eastAsia"/>
          <w:color w:val="000000"/>
          <w:kern w:val="0"/>
          <w:sz w:val="24"/>
          <w:u w:val="single"/>
        </w:rPr>
        <w:t>{jj_qtmpdj}}</w:t>
      </w:r>
      <w:r w:rsidRPr="008D19BF" w:rsidR="004055A0">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 xml:space="preserve">_ </w:t>
      </w:r>
      <w:r w:rsidRPr="008D19BF">
        <w:rPr>
          <w:color w:val="000000"/>
          <w:kern w:val="0"/>
          <w:sz w:val="24"/>
        </w:rPr>
        <w:t xml:space="preserve"> </w:t>
      </w:r>
      <w:r w:rsidRPr="008D19BF">
        <w:rPr>
          <w:rFonts w:hAnsi="宋体"/>
          <w:color w:val="000000"/>
          <w:kern w:val="0"/>
          <w:sz w:val="24"/>
        </w:rPr>
        <w:t>元，毛坯总价为</w:t>
      </w:r>
      <w:r w:rsidRPr="008D19BF" w:rsidR="00D61B23">
        <w:rPr>
          <w:rFonts w:ascii="宋体" w:hAnsi="宋体" w:cs="宋体" w:hint="eastAsia"/>
          <w:color w:val="000000"/>
          <w:kern w:val="0"/>
          <w:sz w:val="24"/>
          <w:u w:val="single"/>
        </w:rPr>
        <w:t>_</w:t>
      </w:r>
      <w:r w:rsidRPr="008D19BF" w:rsidR="004055A0">
        <w:rPr>
          <w:rFonts w:ascii="宋体" w:hAnsi="宋体" w:cs="宋体"/>
          <w:color w:val="000000"/>
          <w:kern w:val="0"/>
          <w:sz w:val="24"/>
          <w:u w:val="single"/>
        </w:rPr>
        <w:fldChar w:fldCharType="begin"/>
      </w:r>
      <w:r w:rsidRPr="008D19BF" w:rsidR="004055A0">
        <w:rPr>
          <w:rFonts w:ascii="宋体" w:hAnsi="宋体" w:cs="宋体"/>
          <w:color w:val="000000"/>
          <w:kern w:val="0"/>
          <w:sz w:val="24"/>
          <w:u w:val="single"/>
        </w:rPr>
        <w:instrText xml:space="preserve"> </w:instrText>
      </w:r>
      <w:r w:rsidRPr="008D19BF" w:rsidR="004055A0">
        <w:rPr>
          <w:rFonts w:ascii="宋体" w:hAnsi="宋体" w:cs="宋体" w:hint="eastAsia"/>
          <w:color w:val="000000"/>
          <w:kern w:val="0"/>
          <w:sz w:val="24"/>
          <w:u w:val="single"/>
        </w:rPr>
        <w:instrText>DOCPROPERTY  r_jj_qtmpzj  \* MERGEFORMAT</w:instrText>
      </w:r>
      <w:r w:rsidRPr="008D19BF" w:rsidR="004055A0">
        <w:rPr>
          <w:rFonts w:ascii="宋体" w:hAnsi="宋体" w:cs="宋体"/>
          <w:color w:val="000000"/>
          <w:kern w:val="0"/>
          <w:sz w:val="24"/>
          <w:u w:val="single"/>
        </w:rPr>
        <w:instrText xml:space="preserve"> </w:instrText>
      </w:r>
      <w:r w:rsidRPr="008D19BF" w:rsidR="004055A0">
        <w:rPr>
          <w:rFonts w:ascii="宋体" w:hAnsi="宋体" w:cs="宋体"/>
          <w:color w:val="000000"/>
          <w:kern w:val="0"/>
          <w:sz w:val="24"/>
          <w:u w:val="single"/>
        </w:rPr>
        <w:fldChar w:fldCharType="separate"/>
      </w:r>
      <w:r w:rsidRPr="008D19BF" w:rsidR="004055A0">
        <w:rPr>
          <w:rFonts w:ascii="宋体" w:hAnsi="宋体" w:cs="宋体"/>
          <w:color w:val="000000"/>
          <w:kern w:val="0"/>
          <w:sz w:val="24"/>
          <w:u w:val="single"/>
        </w:rPr>
        <w:t>{</w:t>
      </w:r>
      <w:r w:rsidRPr="008D19BF" w:rsidR="004055A0">
        <w:rPr>
          <w:rFonts w:ascii="宋体" w:hAnsi="宋体" w:cs="宋体" w:hint="eastAsia"/>
          <w:color w:val="000000"/>
          <w:kern w:val="0"/>
          <w:sz w:val="24"/>
          <w:u w:val="single"/>
        </w:rPr>
        <w:t>{jj_qtmpzj}}</w:t>
      </w:r>
      <w:r w:rsidRPr="008D19BF" w:rsidR="004055A0">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Pr>
          <w:color w:val="000000"/>
          <w:kern w:val="0"/>
          <w:sz w:val="24"/>
        </w:rPr>
        <w:t xml:space="preserve"> </w:t>
      </w:r>
      <w:r w:rsidRPr="008D19BF">
        <w:rPr>
          <w:rFonts w:hAnsi="宋体"/>
          <w:color w:val="000000"/>
          <w:kern w:val="0"/>
          <w:sz w:val="24"/>
        </w:rPr>
        <w:t>元；装修单价为每平方米</w:t>
      </w:r>
      <w:r w:rsidRPr="008D19BF" w:rsidR="00D61B23">
        <w:rPr>
          <w:rFonts w:ascii="宋体" w:hAnsi="宋体" w:cs="宋体" w:hint="eastAsia"/>
          <w:color w:val="000000"/>
          <w:kern w:val="0"/>
          <w:sz w:val="24"/>
          <w:u w:val="single"/>
        </w:rPr>
        <w:t>_</w:t>
      </w:r>
      <w:r w:rsidRPr="008D19BF" w:rsidR="004055A0">
        <w:rPr>
          <w:rFonts w:ascii="宋体" w:hAnsi="宋体" w:cs="宋体"/>
          <w:color w:val="000000"/>
          <w:kern w:val="0"/>
          <w:sz w:val="24"/>
          <w:u w:val="single"/>
        </w:rPr>
        <w:fldChar w:fldCharType="begin"/>
      </w:r>
      <w:r w:rsidRPr="008D19BF" w:rsidR="004055A0">
        <w:rPr>
          <w:rFonts w:ascii="宋体" w:hAnsi="宋体" w:cs="宋体"/>
          <w:color w:val="000000"/>
          <w:kern w:val="0"/>
          <w:sz w:val="24"/>
          <w:u w:val="single"/>
        </w:rPr>
        <w:instrText xml:space="preserve"> </w:instrText>
      </w:r>
      <w:r w:rsidRPr="008D19BF" w:rsidR="004055A0">
        <w:rPr>
          <w:rFonts w:ascii="宋体" w:hAnsi="宋体" w:cs="宋体" w:hint="eastAsia"/>
          <w:color w:val="000000"/>
          <w:kern w:val="0"/>
          <w:sz w:val="24"/>
          <w:u w:val="single"/>
        </w:rPr>
        <w:instrText>DOCPROPERTY  r_jj_qtzxdj  \* MERGEFORMAT</w:instrText>
      </w:r>
      <w:r w:rsidRPr="008D19BF" w:rsidR="004055A0">
        <w:rPr>
          <w:rFonts w:ascii="宋体" w:hAnsi="宋体" w:cs="宋体"/>
          <w:color w:val="000000"/>
          <w:kern w:val="0"/>
          <w:sz w:val="24"/>
          <w:u w:val="single"/>
        </w:rPr>
        <w:instrText xml:space="preserve"> </w:instrText>
      </w:r>
      <w:r w:rsidRPr="008D19BF" w:rsidR="004055A0">
        <w:rPr>
          <w:rFonts w:ascii="宋体" w:hAnsi="宋体" w:cs="宋体"/>
          <w:color w:val="000000"/>
          <w:kern w:val="0"/>
          <w:sz w:val="24"/>
          <w:u w:val="single"/>
        </w:rPr>
        <w:fldChar w:fldCharType="separate"/>
      </w:r>
      <w:r w:rsidRPr="008D19BF" w:rsidR="004055A0">
        <w:rPr>
          <w:rFonts w:ascii="宋体" w:hAnsi="宋体" w:cs="宋体"/>
          <w:color w:val="000000"/>
          <w:kern w:val="0"/>
          <w:sz w:val="24"/>
          <w:u w:val="single"/>
        </w:rPr>
        <w:t>{</w:t>
      </w:r>
      <w:r w:rsidRPr="008D19BF" w:rsidR="004055A0">
        <w:rPr>
          <w:rFonts w:ascii="宋体" w:hAnsi="宋体" w:cs="宋体" w:hint="eastAsia"/>
          <w:color w:val="000000"/>
          <w:kern w:val="0"/>
          <w:sz w:val="24"/>
          <w:u w:val="single"/>
        </w:rPr>
        <w:t>{jj_qtzxdj}}</w:t>
      </w:r>
      <w:r w:rsidRPr="008D19BF" w:rsidR="004055A0">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Pr>
          <w:rFonts w:hAnsi="宋体"/>
          <w:color w:val="000000"/>
          <w:kern w:val="0"/>
          <w:sz w:val="24"/>
        </w:rPr>
        <w:t>元，装修总价为</w:t>
      </w:r>
      <w:r w:rsidRPr="008D19BF" w:rsidR="00D61B23">
        <w:rPr>
          <w:rFonts w:ascii="宋体" w:hAnsi="宋体" w:cs="宋体" w:hint="eastAsia"/>
          <w:color w:val="000000"/>
          <w:kern w:val="0"/>
          <w:sz w:val="24"/>
          <w:u w:val="single"/>
        </w:rPr>
        <w:t>_</w:t>
      </w:r>
      <w:r w:rsidRPr="008D19BF" w:rsidR="004055A0">
        <w:rPr>
          <w:rFonts w:ascii="宋体" w:hAnsi="宋体" w:cs="宋体"/>
          <w:color w:val="000000"/>
          <w:kern w:val="0"/>
          <w:sz w:val="24"/>
          <w:u w:val="single"/>
        </w:rPr>
        <w:fldChar w:fldCharType="begin"/>
      </w:r>
      <w:r w:rsidRPr="008D19BF" w:rsidR="004055A0">
        <w:rPr>
          <w:rFonts w:ascii="宋体" w:hAnsi="宋体" w:cs="宋体"/>
          <w:color w:val="000000"/>
          <w:kern w:val="0"/>
          <w:sz w:val="24"/>
          <w:u w:val="single"/>
        </w:rPr>
        <w:instrText xml:space="preserve"> </w:instrText>
      </w:r>
      <w:r w:rsidRPr="008D19BF" w:rsidR="004055A0">
        <w:rPr>
          <w:rFonts w:ascii="宋体" w:hAnsi="宋体" w:cs="宋体" w:hint="eastAsia"/>
          <w:color w:val="000000"/>
          <w:kern w:val="0"/>
          <w:sz w:val="24"/>
          <w:u w:val="single"/>
        </w:rPr>
        <w:instrText>DOCPROPERTY  r_jj_qtzxzj  \* MERGEFORMAT</w:instrText>
      </w:r>
      <w:r w:rsidRPr="008D19BF" w:rsidR="004055A0">
        <w:rPr>
          <w:rFonts w:ascii="宋体" w:hAnsi="宋体" w:cs="宋体"/>
          <w:color w:val="000000"/>
          <w:kern w:val="0"/>
          <w:sz w:val="24"/>
          <w:u w:val="single"/>
        </w:rPr>
        <w:instrText xml:space="preserve"> </w:instrText>
      </w:r>
      <w:r w:rsidRPr="008D19BF" w:rsidR="004055A0">
        <w:rPr>
          <w:rFonts w:ascii="宋体" w:hAnsi="宋体" w:cs="宋体"/>
          <w:color w:val="000000"/>
          <w:kern w:val="0"/>
          <w:sz w:val="24"/>
          <w:u w:val="single"/>
        </w:rPr>
        <w:fldChar w:fldCharType="separate"/>
      </w:r>
      <w:r w:rsidRPr="008D19BF" w:rsidR="004055A0">
        <w:rPr>
          <w:rFonts w:ascii="宋体" w:hAnsi="宋体" w:cs="宋体"/>
          <w:color w:val="000000"/>
          <w:kern w:val="0"/>
          <w:sz w:val="24"/>
          <w:u w:val="single"/>
        </w:rPr>
        <w:t>{</w:t>
      </w:r>
      <w:r w:rsidRPr="008D19BF" w:rsidR="004055A0">
        <w:rPr>
          <w:rFonts w:ascii="宋体" w:hAnsi="宋体" w:cs="宋体" w:hint="eastAsia"/>
          <w:color w:val="000000"/>
          <w:kern w:val="0"/>
          <w:sz w:val="24"/>
          <w:u w:val="single"/>
        </w:rPr>
        <w:t>{jj_qtzxzj}}</w:t>
      </w:r>
      <w:r w:rsidRPr="008D19BF" w:rsidR="004055A0">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Pr>
          <w:rFonts w:hAnsi="宋体"/>
          <w:color w:val="000000"/>
          <w:kern w:val="0"/>
          <w:sz w:val="24"/>
        </w:rPr>
        <w:t>元；总房价款为</w:t>
      </w:r>
      <w:r w:rsidRPr="008D19BF" w:rsidR="00D61B23">
        <w:rPr>
          <w:rFonts w:ascii="宋体" w:hAnsi="宋体" w:cs="宋体" w:hint="eastAsia"/>
          <w:color w:val="000000"/>
          <w:kern w:val="0"/>
          <w:sz w:val="24"/>
          <w:u w:val="single"/>
        </w:rPr>
        <w:t>_</w:t>
      </w:r>
      <w:r w:rsidRPr="008D19BF" w:rsidR="004055A0">
        <w:rPr>
          <w:rFonts w:ascii="宋体" w:hAnsi="宋体" w:cs="宋体"/>
          <w:color w:val="000000"/>
          <w:kern w:val="0"/>
          <w:sz w:val="24"/>
          <w:u w:val="single"/>
        </w:rPr>
        <w:fldChar w:fldCharType="begin"/>
      </w:r>
      <w:r w:rsidRPr="008D19BF" w:rsidR="004055A0">
        <w:rPr>
          <w:rFonts w:ascii="宋体" w:hAnsi="宋体" w:cs="宋体"/>
          <w:color w:val="000000"/>
          <w:kern w:val="0"/>
          <w:sz w:val="24"/>
          <w:u w:val="single"/>
        </w:rPr>
        <w:instrText xml:space="preserve"> </w:instrText>
      </w:r>
      <w:r w:rsidRPr="008D19BF" w:rsidR="004055A0">
        <w:rPr>
          <w:rFonts w:ascii="宋体" w:hAnsi="宋体" w:cs="宋体" w:hint="eastAsia"/>
          <w:color w:val="000000"/>
          <w:kern w:val="0"/>
          <w:sz w:val="24"/>
          <w:u w:val="single"/>
        </w:rPr>
        <w:instrText>DOCPROPERTY  r_jj_qtzj  \* MERGEFORMAT</w:instrText>
      </w:r>
      <w:r w:rsidRPr="008D19BF" w:rsidR="004055A0">
        <w:rPr>
          <w:rFonts w:ascii="宋体" w:hAnsi="宋体" w:cs="宋体"/>
          <w:color w:val="000000"/>
          <w:kern w:val="0"/>
          <w:sz w:val="24"/>
          <w:u w:val="single"/>
        </w:rPr>
        <w:instrText xml:space="preserve"> </w:instrText>
      </w:r>
      <w:r w:rsidRPr="008D19BF" w:rsidR="004055A0">
        <w:rPr>
          <w:rFonts w:ascii="宋体" w:hAnsi="宋体" w:cs="宋体"/>
          <w:color w:val="000000"/>
          <w:kern w:val="0"/>
          <w:sz w:val="24"/>
          <w:u w:val="single"/>
        </w:rPr>
        <w:fldChar w:fldCharType="separate"/>
      </w:r>
      <w:r w:rsidRPr="008D19BF" w:rsidR="004055A0">
        <w:rPr>
          <w:rFonts w:ascii="宋体" w:hAnsi="宋体" w:cs="宋体"/>
          <w:color w:val="000000"/>
          <w:kern w:val="0"/>
          <w:sz w:val="24"/>
          <w:u w:val="single"/>
        </w:rPr>
        <w:t>{</w:t>
      </w:r>
      <w:r w:rsidRPr="008D19BF" w:rsidR="004055A0">
        <w:rPr>
          <w:rFonts w:ascii="宋体" w:hAnsi="宋体" w:cs="宋体" w:hint="eastAsia"/>
          <w:color w:val="000000"/>
          <w:kern w:val="0"/>
          <w:sz w:val="24"/>
          <w:u w:val="single"/>
        </w:rPr>
        <w:t>{jj_qtzj}}</w:t>
      </w:r>
      <w:r w:rsidRPr="008D19BF" w:rsidR="004055A0">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Pr>
          <w:rFonts w:hAnsi="宋体"/>
          <w:color w:val="000000"/>
          <w:kern w:val="0"/>
          <w:sz w:val="24"/>
        </w:rPr>
        <w:t>元</w:t>
      </w:r>
      <w:r w:rsidRPr="008D19BF">
        <w:rPr>
          <w:color w:val="000000"/>
          <w:kern w:val="0"/>
          <w:sz w:val="24"/>
        </w:rPr>
        <w:t>(</w:t>
      </w:r>
      <w:r w:rsidRPr="008D19BF">
        <w:rPr>
          <w:rFonts w:hAnsi="宋体"/>
          <w:color w:val="000000"/>
          <w:kern w:val="0"/>
          <w:sz w:val="24"/>
        </w:rPr>
        <w:t>大写</w:t>
      </w:r>
      <w:r w:rsidRPr="008D19BF" w:rsidR="00D61B23">
        <w:rPr>
          <w:rFonts w:ascii="宋体" w:hAnsi="宋体" w:cs="宋体" w:hint="eastAsia"/>
          <w:color w:val="000000"/>
          <w:kern w:val="0"/>
          <w:sz w:val="24"/>
          <w:u w:val="single"/>
        </w:rPr>
        <w:t>_</w:t>
      </w:r>
      <w:r w:rsidRPr="008D19BF" w:rsidR="004055A0">
        <w:rPr>
          <w:rFonts w:ascii="宋体" w:hAnsi="宋体" w:cs="宋体"/>
          <w:color w:val="000000"/>
          <w:kern w:val="0"/>
          <w:sz w:val="24"/>
          <w:u w:val="single"/>
        </w:rPr>
        <w:fldChar w:fldCharType="begin"/>
      </w:r>
      <w:r w:rsidRPr="008D19BF" w:rsidR="004055A0">
        <w:rPr>
          <w:rFonts w:ascii="宋体" w:hAnsi="宋体" w:cs="宋体"/>
          <w:color w:val="000000"/>
          <w:kern w:val="0"/>
          <w:sz w:val="24"/>
          <w:u w:val="single"/>
        </w:rPr>
        <w:instrText xml:space="preserve"> </w:instrText>
      </w:r>
      <w:r w:rsidRPr="008D19BF" w:rsidR="004055A0">
        <w:rPr>
          <w:rFonts w:ascii="宋体" w:hAnsi="宋体" w:cs="宋体" w:hint="eastAsia"/>
          <w:color w:val="000000"/>
          <w:kern w:val="0"/>
          <w:sz w:val="24"/>
          <w:u w:val="single"/>
        </w:rPr>
        <w:instrText>DOCPROPERTY  r_jj_qtzjdx  \* MERGEFORMAT</w:instrText>
      </w:r>
      <w:r w:rsidRPr="008D19BF" w:rsidR="004055A0">
        <w:rPr>
          <w:rFonts w:ascii="宋体" w:hAnsi="宋体" w:cs="宋体"/>
          <w:color w:val="000000"/>
          <w:kern w:val="0"/>
          <w:sz w:val="24"/>
          <w:u w:val="single"/>
        </w:rPr>
        <w:instrText xml:space="preserve"> </w:instrText>
      </w:r>
      <w:r w:rsidRPr="008D19BF" w:rsidR="004055A0">
        <w:rPr>
          <w:rFonts w:ascii="宋体" w:hAnsi="宋体" w:cs="宋体"/>
          <w:color w:val="000000"/>
          <w:kern w:val="0"/>
          <w:sz w:val="24"/>
          <w:u w:val="single"/>
        </w:rPr>
        <w:fldChar w:fldCharType="separate"/>
      </w:r>
      <w:r w:rsidRPr="008D19BF" w:rsidR="004055A0">
        <w:rPr>
          <w:rFonts w:ascii="宋体" w:hAnsi="宋体" w:cs="宋体"/>
          <w:color w:val="000000"/>
          <w:kern w:val="0"/>
          <w:sz w:val="24"/>
          <w:u w:val="single"/>
        </w:rPr>
        <w:t>{</w:t>
      </w:r>
      <w:r w:rsidRPr="008D19BF" w:rsidR="004055A0">
        <w:rPr>
          <w:rFonts w:ascii="宋体" w:hAnsi="宋体" w:cs="宋体" w:hint="eastAsia"/>
          <w:color w:val="000000"/>
          <w:kern w:val="0"/>
          <w:sz w:val="24"/>
          <w:u w:val="single"/>
        </w:rPr>
        <w:t>{jj_qtzjdx}}</w:t>
      </w:r>
      <w:r w:rsidRPr="008D19BF" w:rsidR="004055A0">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Pr>
          <w:color w:val="000000"/>
          <w:kern w:val="0"/>
          <w:sz w:val="24"/>
        </w:rPr>
        <w:t>)</w:t>
      </w:r>
      <w:r w:rsidRPr="008D19BF">
        <w:rPr>
          <w:rFonts w:hAnsi="宋体"/>
          <w:color w:val="000000"/>
          <w:kern w:val="0"/>
          <w:sz w:val="24"/>
        </w:rPr>
        <w:t>，其中补偿款为</w:t>
      </w:r>
      <w:r w:rsidRPr="008D19BF" w:rsidR="00D61B23">
        <w:rPr>
          <w:rFonts w:ascii="宋体" w:hAnsi="宋体" w:cs="宋体" w:hint="eastAsia"/>
          <w:color w:val="000000"/>
          <w:kern w:val="0"/>
          <w:sz w:val="24"/>
          <w:u w:val="single"/>
        </w:rPr>
        <w:t>_</w:t>
      </w:r>
      <w:r w:rsidRPr="008D19BF" w:rsidR="006E0C26">
        <w:rPr>
          <w:rFonts w:ascii="宋体" w:hAnsi="宋体" w:cs="宋体"/>
          <w:color w:val="000000"/>
          <w:kern w:val="0"/>
          <w:sz w:val="24"/>
          <w:u w:val="single"/>
        </w:rPr>
        <w:fldChar w:fldCharType="begin"/>
      </w:r>
      <w:r w:rsidRPr="008D19BF" w:rsidR="006E0C26">
        <w:rPr>
          <w:rFonts w:ascii="宋体" w:hAnsi="宋体" w:cs="宋体"/>
          <w:color w:val="000000"/>
          <w:kern w:val="0"/>
          <w:sz w:val="24"/>
          <w:u w:val="single"/>
        </w:rPr>
        <w:instrText xml:space="preserve"> </w:instrText>
      </w:r>
      <w:r w:rsidRPr="008D19BF" w:rsidR="006E0C26">
        <w:rPr>
          <w:rFonts w:ascii="宋体" w:hAnsi="宋体" w:cs="宋体" w:hint="eastAsia"/>
          <w:color w:val="000000"/>
          <w:kern w:val="0"/>
          <w:sz w:val="24"/>
          <w:u w:val="single"/>
        </w:rPr>
        <w:instrText>DOCPROPERTY  r_jj_bck  \* MERG</w:instrText>
      </w:r>
      <w:r w:rsidRPr="008D19BF" w:rsidR="006E0C26">
        <w:rPr>
          <w:rFonts w:ascii="宋体" w:hAnsi="宋体" w:cs="宋体" w:hint="eastAsia"/>
          <w:color w:val="000000"/>
          <w:kern w:val="0"/>
          <w:sz w:val="24"/>
          <w:u w:val="single"/>
        </w:rPr>
        <w:instrText>EFORMAT</w:instrText>
      </w:r>
      <w:r w:rsidRPr="008D19BF" w:rsidR="006E0C26">
        <w:rPr>
          <w:rFonts w:ascii="宋体" w:hAnsi="宋体" w:cs="宋体"/>
          <w:color w:val="000000"/>
          <w:kern w:val="0"/>
          <w:sz w:val="24"/>
          <w:u w:val="single"/>
        </w:rPr>
        <w:instrText xml:space="preserve"> </w:instrText>
      </w:r>
      <w:r w:rsidRPr="008D19BF" w:rsidR="006E0C26">
        <w:rPr>
          <w:rFonts w:ascii="宋体" w:hAnsi="宋体" w:cs="宋体"/>
          <w:color w:val="000000"/>
          <w:kern w:val="0"/>
          <w:sz w:val="24"/>
          <w:u w:val="single"/>
        </w:rPr>
        <w:fldChar w:fldCharType="separate"/>
      </w:r>
      <w:r w:rsidRPr="008D19BF" w:rsidR="006E0C26">
        <w:rPr>
          <w:rFonts w:ascii="宋体" w:hAnsi="宋体" w:cs="宋体"/>
          <w:color w:val="000000"/>
          <w:kern w:val="0"/>
          <w:sz w:val="24"/>
          <w:u w:val="single"/>
        </w:rPr>
        <w:t>{</w:t>
      </w:r>
      <w:r w:rsidRPr="008D19BF" w:rsidR="006E0C26">
        <w:rPr>
          <w:rFonts w:ascii="宋体" w:hAnsi="宋体" w:cs="宋体" w:hint="eastAsia"/>
          <w:color w:val="000000"/>
          <w:kern w:val="0"/>
          <w:sz w:val="24"/>
          <w:u w:val="single"/>
        </w:rPr>
        <w:t>{jj_bck}}</w:t>
      </w:r>
      <w:r w:rsidRPr="008D19BF" w:rsidR="006E0C26">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Pr>
          <w:color w:val="000000"/>
          <w:kern w:val="0"/>
          <w:sz w:val="24"/>
        </w:rPr>
        <w:t xml:space="preserve"> </w:t>
      </w:r>
      <w:r w:rsidRPr="008D19BF">
        <w:rPr>
          <w:rFonts w:hAnsi="宋体"/>
          <w:color w:val="000000"/>
          <w:kern w:val="0"/>
          <w:sz w:val="24"/>
        </w:rPr>
        <w:t>元</w:t>
      </w:r>
      <w:r w:rsidRPr="008D19BF">
        <w:rPr>
          <w:color w:val="000000"/>
          <w:kern w:val="0"/>
          <w:sz w:val="24"/>
        </w:rPr>
        <w:t>(</w:t>
      </w:r>
      <w:r w:rsidRPr="008D19BF">
        <w:rPr>
          <w:rFonts w:hAnsi="宋体"/>
          <w:color w:val="000000"/>
          <w:kern w:val="0"/>
          <w:sz w:val="24"/>
        </w:rPr>
        <w:t>大写</w:t>
      </w:r>
      <w:r w:rsidRPr="008D19BF" w:rsidR="00D61B23">
        <w:rPr>
          <w:rFonts w:ascii="宋体" w:hAnsi="宋体" w:cs="宋体" w:hint="eastAsia"/>
          <w:color w:val="000000"/>
          <w:kern w:val="0"/>
          <w:sz w:val="24"/>
          <w:u w:val="single"/>
        </w:rPr>
        <w:t>_</w:t>
      </w:r>
      <w:r w:rsidRPr="008D19BF" w:rsidR="006E0C26">
        <w:rPr>
          <w:rFonts w:ascii="宋体" w:hAnsi="宋体" w:cs="宋体"/>
          <w:color w:val="000000"/>
          <w:kern w:val="0"/>
          <w:sz w:val="24"/>
          <w:u w:val="single"/>
        </w:rPr>
        <w:fldChar w:fldCharType="begin"/>
      </w:r>
      <w:r w:rsidRPr="008D19BF" w:rsidR="006E0C26">
        <w:rPr>
          <w:rFonts w:ascii="宋体" w:hAnsi="宋体" w:cs="宋体"/>
          <w:color w:val="000000"/>
          <w:kern w:val="0"/>
          <w:sz w:val="24"/>
          <w:u w:val="single"/>
        </w:rPr>
        <w:instrText xml:space="preserve"> </w:instrText>
      </w:r>
      <w:r w:rsidRPr="008D19BF" w:rsidR="006E0C26">
        <w:rPr>
          <w:rFonts w:ascii="宋体" w:hAnsi="宋体" w:cs="宋体" w:hint="eastAsia"/>
          <w:color w:val="000000"/>
          <w:kern w:val="0"/>
          <w:sz w:val="24"/>
          <w:u w:val="single"/>
        </w:rPr>
        <w:instrText>DOCPROPERTY  r_jj_bckdx  \* MERGEFORMAT</w:instrText>
      </w:r>
      <w:r w:rsidRPr="008D19BF" w:rsidR="006E0C26">
        <w:rPr>
          <w:rFonts w:ascii="宋体" w:hAnsi="宋体" w:cs="宋体"/>
          <w:color w:val="000000"/>
          <w:kern w:val="0"/>
          <w:sz w:val="24"/>
          <w:u w:val="single"/>
        </w:rPr>
        <w:instrText xml:space="preserve"> </w:instrText>
      </w:r>
      <w:r w:rsidRPr="008D19BF" w:rsidR="006E0C26">
        <w:rPr>
          <w:rFonts w:ascii="宋体" w:hAnsi="宋体" w:cs="宋体"/>
          <w:color w:val="000000"/>
          <w:kern w:val="0"/>
          <w:sz w:val="24"/>
          <w:u w:val="single"/>
        </w:rPr>
        <w:fldChar w:fldCharType="separate"/>
      </w:r>
      <w:r w:rsidRPr="008D19BF" w:rsidR="006E0C26">
        <w:rPr>
          <w:rFonts w:ascii="宋体" w:hAnsi="宋体" w:cs="宋体"/>
          <w:color w:val="000000"/>
          <w:kern w:val="0"/>
          <w:sz w:val="24"/>
          <w:u w:val="single"/>
        </w:rPr>
        <w:t>{</w:t>
      </w:r>
      <w:r w:rsidRPr="008D19BF" w:rsidR="006E0C26">
        <w:rPr>
          <w:rFonts w:ascii="宋体" w:hAnsi="宋体" w:cs="宋体" w:hint="eastAsia"/>
          <w:color w:val="000000"/>
          <w:kern w:val="0"/>
          <w:sz w:val="24"/>
          <w:u w:val="single"/>
        </w:rPr>
        <w:t>{jj_bckdx}}</w:t>
      </w:r>
      <w:r w:rsidRPr="008D19BF" w:rsidR="006E0C26">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Pr>
          <w:color w:val="000000"/>
          <w:kern w:val="0"/>
          <w:sz w:val="24"/>
        </w:rPr>
        <w:t>)</w:t>
      </w:r>
      <w:r w:rsidRPr="008D19BF">
        <w:rPr>
          <w:rFonts w:hAnsi="宋体"/>
          <w:color w:val="000000"/>
          <w:kern w:val="0"/>
          <w:sz w:val="24"/>
        </w:rPr>
        <w:t>。</w:t>
      </w:r>
    </w:p>
    <w:p w:rsidR="00911878" w:rsidRPr="008D19BF" w:rsidP="00911878">
      <w:pPr>
        <w:widowControl/>
        <w:spacing w:line="560" w:lineRule="exact"/>
        <w:ind w:firstLine="360" w:firstLineChars="150"/>
        <w:jc w:val="left"/>
        <w:rPr>
          <w:color w:val="000000"/>
          <w:kern w:val="0"/>
          <w:sz w:val="24"/>
        </w:rPr>
      </w:pPr>
      <w:r w:rsidRPr="008D19BF">
        <w:rPr>
          <w:rFonts w:hAnsi="宋体"/>
          <w:color w:val="000000"/>
          <w:kern w:val="0"/>
          <w:sz w:val="24"/>
        </w:rPr>
        <w:t>（二）出卖人不得向买受人收取房价款之外的任何费用（包括房屋维修资金、契税等）。</w:t>
      </w:r>
    </w:p>
    <w:p w:rsidR="00116D61" w:rsidRPr="008D19BF" w:rsidP="00F605B6">
      <w:pPr>
        <w:widowControl/>
        <w:spacing w:line="480" w:lineRule="auto"/>
        <w:jc w:val="left"/>
        <w:rPr>
          <w:rFonts w:ascii="宋体" w:hAnsi="宋体" w:cs="宋体"/>
          <w:b/>
          <w:color w:val="000000"/>
          <w:kern w:val="0"/>
          <w:sz w:val="24"/>
        </w:rPr>
      </w:pPr>
      <w:r w:rsidRPr="008D19BF">
        <w:rPr>
          <w:rFonts w:ascii="宋体" w:hAnsi="宋体" w:cs="宋体"/>
          <w:color w:val="000000"/>
          <w:kern w:val="0"/>
          <w:sz w:val="24"/>
        </w:rPr>
        <w:t>　</w:t>
      </w:r>
      <w:r w:rsidRPr="008D19BF">
        <w:rPr>
          <w:rFonts w:ascii="黑体" w:eastAsia="黑体" w:hAnsi="宋体" w:cs="宋体" w:hint="eastAsia"/>
          <w:color w:val="000000"/>
          <w:kern w:val="0"/>
          <w:sz w:val="24"/>
        </w:rPr>
        <w:t>　</w:t>
      </w:r>
      <w:r w:rsidRPr="008D19BF">
        <w:rPr>
          <w:rFonts w:ascii="宋体" w:hAnsi="宋体" w:cs="宋体" w:hint="eastAsia"/>
          <w:b/>
          <w:color w:val="000000"/>
          <w:kern w:val="0"/>
          <w:sz w:val="24"/>
        </w:rPr>
        <w:t>第七条</w:t>
      </w:r>
      <w:r w:rsidRPr="008D19BF" w:rsidR="008519B4">
        <w:rPr>
          <w:rFonts w:ascii="黑体" w:eastAsia="黑体" w:hAnsi="宋体" w:cs="宋体" w:hint="eastAsia"/>
          <w:color w:val="000000"/>
          <w:kern w:val="0"/>
          <w:sz w:val="24"/>
        </w:rPr>
        <w:t xml:space="preserve"> </w:t>
      </w:r>
      <w:r w:rsidRPr="008D19BF">
        <w:rPr>
          <w:rFonts w:ascii="黑体" w:eastAsia="黑体" w:hAnsi="宋体" w:cs="宋体" w:hint="eastAsia"/>
          <w:color w:val="000000"/>
          <w:kern w:val="0"/>
          <w:sz w:val="24"/>
        </w:rPr>
        <w:t xml:space="preserve"> </w:t>
      </w:r>
      <w:r w:rsidRPr="008D19BF">
        <w:rPr>
          <w:rFonts w:ascii="宋体" w:hAnsi="宋体" w:cs="宋体"/>
          <w:b/>
          <w:color w:val="000000"/>
          <w:kern w:val="0"/>
          <w:sz w:val="24"/>
        </w:rPr>
        <w:t>付款方式及期限</w:t>
      </w:r>
    </w:p>
    <w:p w:rsidR="00116D61" w:rsidRPr="008D19BF" w:rsidP="00F605B6">
      <w:pPr>
        <w:widowControl/>
        <w:spacing w:line="480" w:lineRule="auto"/>
        <w:ind w:firstLine="480"/>
        <w:jc w:val="left"/>
        <w:rPr>
          <w:rFonts w:ascii="宋体" w:hAnsi="宋体" w:cs="宋体"/>
          <w:color w:val="000000"/>
          <w:kern w:val="0"/>
          <w:sz w:val="24"/>
        </w:rPr>
      </w:pPr>
      <w:r w:rsidRPr="008D19BF">
        <w:rPr>
          <w:rFonts w:ascii="宋体" w:hAnsi="宋体" w:cs="宋体"/>
          <w:color w:val="000000"/>
          <w:kern w:val="0"/>
          <w:sz w:val="24"/>
        </w:rPr>
        <w:t>(一)签订本合同前，买受人已向出卖人支付</w:t>
      </w:r>
      <w:r w:rsidRPr="008D19BF" w:rsidR="00E471A8">
        <w:rPr>
          <w:rFonts w:ascii="宋体" w:hAnsi="宋体" w:cs="宋体" w:hint="eastAsia"/>
          <w:color w:val="000000"/>
          <w:kern w:val="0"/>
          <w:sz w:val="24"/>
        </w:rPr>
        <w:t>定金</w:t>
      </w:r>
      <w:sdt>
        <w:sdtPr>
          <w:id w:val="44151106"/>
          <w:placeholder>
            <w:docPart w:val="DefaultPlaceholder_22675703"/>
          </w:placeholder>
          <w:richText/>
        </w:sdtPr>
        <w:sdtContent>
          <w:r w:rsidRPr="005F08F6" w:rsidR="005F08F6">
            <w:rPr>
              <w:rFonts w:ascii="仿宋_GB2312" w:hint="eastAsia"/>
              <w:color w:val="000000"/>
              <w:sz w:val="24"/>
              <w:u w:val="single"/>
            </w:rPr>
            <w:t>人民币</w:t>
          </w:r>
        </w:sdtContent>
      </w:sdt>
      <w:r w:rsidRPr="008D19BF">
        <w:rPr>
          <w:rFonts w:ascii="宋体" w:hAnsi="宋体" w:cs="宋体"/>
          <w:color w:val="000000"/>
          <w:kern w:val="0"/>
          <w:sz w:val="24"/>
        </w:rPr>
        <w:t>(币种)</w:t>
      </w:r>
      <w:sdt>
        <w:sdtPr>
          <w:id w:val="1449679637"/>
          <w:placeholder>
            <w:docPart w:val="DefaultPlaceholder_22675703"/>
          </w:placeholder>
          <w:richText/>
        </w:sdtPr>
        <w:sdtContent>
          <w:r w:rsidR="005F08F6">
            <w:rPr>
              <w:rFonts w:ascii="仿宋_GB2312" w:hint="eastAsia"/>
              <w:color w:val="000000"/>
              <w:sz w:val="24"/>
              <w:u w:val="single"/>
            </w:rPr>
            <w:t>20000</w:t>
          </w:r>
        </w:sdtContent>
      </w:sdt>
      <w:r w:rsidRPr="008D19BF">
        <w:rPr>
          <w:rFonts w:ascii="宋体" w:hAnsi="宋体" w:cs="宋体"/>
          <w:color w:val="000000"/>
          <w:kern w:val="0"/>
          <w:sz w:val="24"/>
        </w:rPr>
        <w:t>元</w:t>
      </w:r>
      <w:r w:rsidRPr="008D19BF" w:rsidR="004931FC">
        <w:rPr>
          <w:rFonts w:ascii="宋体" w:hAnsi="宋体" w:cs="宋体" w:hint="eastAsia"/>
          <w:color w:val="000000"/>
          <w:kern w:val="0"/>
          <w:sz w:val="24"/>
        </w:rPr>
        <w:t xml:space="preserve"> </w:t>
      </w:r>
      <w:r w:rsidRPr="008D19BF">
        <w:rPr>
          <w:rFonts w:ascii="宋体" w:hAnsi="宋体" w:cs="宋体"/>
          <w:color w:val="000000"/>
          <w:kern w:val="0"/>
          <w:sz w:val="24"/>
        </w:rPr>
        <w:t>(大写</w:t>
      </w:r>
      <w:sdt>
        <w:sdtPr>
          <w:id w:val="1928625217"/>
          <w:placeholder>
            <w:docPart w:val="DefaultPlaceholder_22675703"/>
          </w:placeholder>
          <w:richText/>
        </w:sdtPr>
        <w:sdtContent>
          <w:r w:rsidR="005F08F6">
            <w:rPr>
              <w:rFonts w:ascii="宋体" w:hAnsi="宋体" w:cs="宋体" w:hint="eastAsia"/>
              <w:color w:val="000000"/>
              <w:kern w:val="0"/>
              <w:sz w:val="24"/>
              <w:u w:val="single"/>
            </w:rPr>
            <w:t>贰万</w:t>
          </w:r>
        </w:sdtContent>
      </w:sdt>
      <w:r w:rsidRPr="008D19BF" w:rsidR="007F3230">
        <w:rPr>
          <w:rFonts w:ascii="宋体" w:hAnsi="宋体" w:cs="宋体" w:hint="eastAsia"/>
          <w:color w:val="000000"/>
          <w:kern w:val="0"/>
          <w:sz w:val="24"/>
        </w:rPr>
        <w:t>元</w:t>
      </w:r>
      <w:r w:rsidRPr="008D19BF">
        <w:rPr>
          <w:rFonts w:ascii="宋体" w:hAnsi="宋体" w:cs="宋体"/>
          <w:color w:val="000000"/>
          <w:kern w:val="0"/>
          <w:sz w:val="24"/>
        </w:rPr>
        <w:t>)，该定金于【</w:t>
      </w:r>
      <w:sdt>
        <w:sdtPr>
          <w:id w:val="1691717768"/>
          <w14:checkbox>
            <w14:checked w14:val="1"/>
            <w14:checkedState w14:val="221a" w14:font="宋体"/>
            <w14:uncheckedState w14:val="2610" w14:font="MS Gothic"/>
          </w14:checkbox>
        </w:sdtPr>
        <w:sdtContent>
          <w:r>
            <w:rPr>
              <w:rFonts w:ascii="宋体" w:eastAsia="宋体" w:hAnsi="宋体" w:cs="宋体"/>
            </w:rPr>
            <w:t>√</w:t>
          </w:r>
        </w:sdtContent>
      </w:sdt>
      <w:r w:rsidRPr="008D19BF">
        <w:rPr>
          <w:rFonts w:ascii="宋体" w:hAnsi="宋体" w:cs="宋体"/>
          <w:color w:val="000000"/>
          <w:kern w:val="0"/>
          <w:sz w:val="24"/>
        </w:rPr>
        <w:t>本合同签订</w:t>
      </w:r>
      <w:r w:rsidRPr="008D19BF">
        <w:rPr>
          <w:rFonts w:ascii="宋体" w:hAnsi="宋体" w:cs="宋体"/>
          <w:color w:val="000000"/>
          <w:kern w:val="0"/>
          <w:sz w:val="24"/>
        </w:rPr>
        <w:t>】【</w:t>
      </w:r>
      <w:sdt>
        <w:sdtPr>
          <w:id w:val="1175827089"/>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Pr>
          <w:rFonts w:ascii="宋体" w:hAnsi="宋体" w:cs="宋体"/>
          <w:color w:val="000000"/>
          <w:kern w:val="0"/>
          <w:sz w:val="24"/>
        </w:rPr>
        <w:t>交付首付款</w:t>
      </w:r>
      <w:r w:rsidRPr="008D19BF">
        <w:rPr>
          <w:rFonts w:ascii="宋体" w:hAnsi="宋体" w:cs="宋体"/>
          <w:color w:val="000000"/>
          <w:kern w:val="0"/>
          <w:sz w:val="24"/>
        </w:rPr>
        <w:t>】【</w:t>
      </w:r>
      <w:sdt>
        <w:sdtPr>
          <w:id w:val="231692188"/>
          <w14:checkbox>
            <w14:checked w14:val="0"/>
            <w14:checkedState w14:val="221a" w14:font="宋体"/>
            <w14:uncheckedState w14:val="2610" w14:font="MS Gothic"/>
          </w14:checkbox>
        </w:sdtPr>
        <w:sdtContent>
          <w:r>
            <w:rPr>
              <w:rFonts w:ascii="MS Gothic" w:eastAsia="MS Gothic" w:hAnsi="MS Gothic" w:cs="MS Gothic"/>
            </w:rPr>
            <w:t>☐</w:t>
          </w:r>
        </w:sdtContent>
      </w:sdt>
      <w:sdt>
        <w:sdtPr>
          <w:id w:val="937372114"/>
          <w:placeholder>
            <w:docPart w:val="DefaultPlaceholder_22675703"/>
          </w:placeholder>
          <w:richText/>
        </w:sdtPr>
        <w:sdtContent>
          <w:r w:rsidR="005F08F6">
            <w:rPr>
              <w:rFonts w:ascii="宋体" w:hAnsi="宋体" w:cs="宋体" w:hint="eastAsia"/>
              <w:color w:val="000000"/>
              <w:kern w:val="0"/>
              <w:sz w:val="24"/>
              <w:u w:val="single"/>
            </w:rPr>
            <w:t>/</w:t>
          </w:r>
        </w:sdtContent>
      </w:sdt>
      <w:r w:rsidRPr="008D19BF">
        <w:rPr>
          <w:rFonts w:ascii="宋体" w:hAnsi="宋体" w:cs="宋体"/>
          <w:color w:val="000000"/>
          <w:kern w:val="0"/>
          <w:sz w:val="24"/>
        </w:rPr>
        <w:t>】时【</w:t>
      </w:r>
      <w:sdt>
        <w:sdtPr>
          <w:id w:val="1558113799"/>
          <w14:checkbox>
            <w14:checked w14:val="1"/>
            <w14:checkedState w14:val="221a" w14:font="宋体"/>
            <w14:uncheckedState w14:val="2610" w14:font="MS Gothic"/>
          </w14:checkbox>
        </w:sdtPr>
        <w:sdtContent>
          <w:r>
            <w:rPr>
              <w:rFonts w:ascii="宋体" w:eastAsia="宋体" w:hAnsi="宋体" w:cs="宋体"/>
            </w:rPr>
            <w:t>√</w:t>
          </w:r>
        </w:sdtContent>
      </w:sdt>
      <w:r w:rsidRPr="008D19BF">
        <w:rPr>
          <w:rFonts w:ascii="宋体" w:hAnsi="宋体" w:cs="宋体"/>
          <w:color w:val="000000"/>
          <w:kern w:val="0"/>
          <w:sz w:val="24"/>
        </w:rPr>
        <w:t>抵作</w:t>
      </w:r>
      <w:r w:rsidRPr="008D19BF">
        <w:rPr>
          <w:rFonts w:ascii="宋体" w:hAnsi="宋体" w:cs="宋体"/>
          <w:color w:val="000000"/>
          <w:kern w:val="0"/>
          <w:sz w:val="24"/>
        </w:rPr>
        <w:t>】【</w:t>
      </w:r>
      <w:sdt>
        <w:sdtPr>
          <w:id w:val="1370678270"/>
          <w14:checkbox>
            <w14:checked w14:val="0"/>
            <w14:checkedState w14:val="221a" w14:font="宋体"/>
            <w14:uncheckedState w14:val="2610" w14:font="MS Gothic"/>
          </w14:checkbox>
        </w:sdtPr>
        <w:sdtContent>
          <w:r>
            <w:rPr>
              <w:rFonts w:ascii="MS Gothic" w:eastAsia="MS Gothic" w:hAnsi="MS Gothic" w:cs="MS Gothic"/>
            </w:rPr>
            <w:t>☐</w:t>
          </w:r>
        </w:sdtContent>
      </w:sdt>
      <w:sdt>
        <w:sdtPr>
          <w:id w:val="1909138297"/>
          <w:placeholder>
            <w:docPart w:val="DefaultPlaceholder_22675703"/>
          </w:placeholder>
          <w:richText/>
        </w:sdtPr>
        <w:sdtContent>
          <w:r w:rsidR="005F08F6">
            <w:rPr>
              <w:rFonts w:ascii="宋体" w:hAnsi="宋体" w:cs="宋体" w:hint="eastAsia"/>
              <w:color w:val="000000"/>
              <w:kern w:val="0"/>
              <w:sz w:val="24"/>
              <w:u w:val="single"/>
            </w:rPr>
            <w:t>/</w:t>
          </w:r>
        </w:sdtContent>
      </w:sdt>
      <w:r w:rsidRPr="008D19BF">
        <w:rPr>
          <w:rFonts w:ascii="宋体" w:hAnsi="宋体" w:cs="宋体"/>
          <w:color w:val="000000"/>
          <w:kern w:val="0"/>
          <w:sz w:val="24"/>
        </w:rPr>
        <w:t>】商品房价款。</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(二)买受人采取下列第</w:t>
      </w:r>
      <w:r w:rsidRPr="00971987" w:rsidR="00802E8D">
        <w:rPr>
          <w:rFonts w:ascii="宋体" w:hAnsi="宋体" w:cs="宋体" w:hint="eastAsia"/>
          <w:color w:val="000000"/>
          <w:kern w:val="0"/>
          <w:sz w:val="24"/>
          <w:u w:val="single"/>
        </w:rPr>
        <w:t xml:space="preserve"> </w:t>
      </w:r>
      <w:r w:rsidRPr="00971987" w:rsidR="00BF61C8">
        <w:rPr>
          <w:rFonts w:ascii="宋体" w:hAnsi="宋体" w:cs="宋体"/>
          <w:color w:val="000000"/>
          <w:kern w:val="0"/>
          <w:sz w:val="24"/>
          <w:u w:val="single"/>
        </w:rPr>
        <w:fldChar w:fldCharType="begin"/>
      </w:r>
      <w:r w:rsidRPr="00971987" w:rsidR="00BF61C8">
        <w:rPr>
          <w:rFonts w:ascii="宋体" w:hAnsi="宋体" w:cs="宋体"/>
          <w:color w:val="000000"/>
          <w:kern w:val="0"/>
          <w:sz w:val="24"/>
          <w:u w:val="single"/>
        </w:rPr>
        <w:instrText xml:space="preserve"> DOCPROPERTY  r_jj_fkfsnew  \* MERGEFORMAT </w:instrText>
      </w:r>
      <w:r w:rsidRPr="00971987" w:rsidR="00802E8D">
        <w:rPr>
          <w:rFonts w:ascii="宋体" w:hAnsi="宋体" w:cs="宋体"/>
          <w:color w:val="000000"/>
          <w:kern w:val="0"/>
          <w:sz w:val="24"/>
          <w:u w:val="single"/>
        </w:rPr>
        <w:instrText xml:space="preserve"> </w:instrText>
      </w:r>
      <w:r w:rsidRPr="00971987" w:rsidR="00BF61C8">
        <w:rPr>
          <w:rFonts w:ascii="宋体" w:hAnsi="宋体" w:cs="宋体"/>
          <w:color w:val="000000"/>
          <w:kern w:val="0"/>
          <w:sz w:val="24"/>
          <w:u w:val="single"/>
        </w:rPr>
        <w:fldChar w:fldCharType="separate"/>
      </w:r>
      <w:r w:rsidRPr="00971987" w:rsidR="00BF61C8">
        <w:rPr>
          <w:rFonts w:ascii="宋体" w:hAnsi="宋体" w:cs="宋体"/>
          <w:color w:val="000000"/>
          <w:kern w:val="0"/>
          <w:sz w:val="24"/>
          <w:u w:val="single"/>
        </w:rPr>
        <w:t>{</w:t>
      </w:r>
      <w:r w:rsidRPr="00971987" w:rsidR="00BF61C8">
        <w:rPr>
          <w:rFonts w:ascii="宋体" w:hAnsi="宋体" w:cs="宋体"/>
          <w:color w:val="000000"/>
          <w:kern w:val="0"/>
          <w:sz w:val="24"/>
          <w:u w:val="single"/>
        </w:rPr>
        <w:t>{jj_fkfs}}</w:t>
      </w:r>
      <w:r w:rsidRPr="00971987" w:rsidR="00BF61C8">
        <w:rPr>
          <w:rFonts w:ascii="宋体" w:hAnsi="宋体" w:cs="宋体"/>
          <w:color w:val="000000"/>
          <w:kern w:val="0"/>
          <w:sz w:val="24"/>
          <w:u w:val="single"/>
        </w:rPr>
        <w:fldChar w:fldCharType="end"/>
      </w:r>
      <w:r w:rsidRPr="00971987" w:rsidR="00802E8D">
        <w:rPr>
          <w:rFonts w:ascii="宋体" w:hAnsi="宋体" w:cs="宋体"/>
          <w:color w:val="000000"/>
          <w:kern w:val="0"/>
          <w:sz w:val="24"/>
          <w:u w:val="single"/>
        </w:rPr>
        <w:t xml:space="preserve"> </w:t>
      </w:r>
      <w:r w:rsidRPr="008D19BF">
        <w:rPr>
          <w:rFonts w:ascii="宋体" w:hAnsi="宋体" w:cs="宋体"/>
          <w:color w:val="000000"/>
          <w:kern w:val="0"/>
          <w:sz w:val="24"/>
        </w:rPr>
        <w:t>种方式付款：</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sidR="00981B0D">
        <w:rPr>
          <w:rFonts w:ascii="宋体" w:hAnsi="宋体" w:cs="宋体" w:hint="eastAsia"/>
          <w:color w:val="000000"/>
          <w:kern w:val="0"/>
          <w:sz w:val="24"/>
        </w:rPr>
        <w:t>、</w:t>
      </w:r>
      <w:r w:rsidRPr="008D19BF">
        <w:rPr>
          <w:rFonts w:ascii="宋体" w:hAnsi="宋体" w:cs="宋体"/>
          <w:color w:val="000000"/>
          <w:kern w:val="0"/>
          <w:sz w:val="24"/>
        </w:rPr>
        <w:t>一次性付款。买受人应当在</w:t>
      </w:r>
      <w:sdt>
        <w:sdtPr>
          <w:id w:val="1822715151"/>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年</w:t>
      </w:r>
      <w:sdt>
        <w:sdtPr>
          <w:id w:val="691069602"/>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月</w:t>
      </w:r>
      <w:sdt>
        <w:sdtPr>
          <w:id w:val="648823307"/>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日前支付该商品房全部价款。</w:t>
      </w:r>
    </w:p>
    <w:p w:rsidR="00116D61" w:rsidRPr="008D19BF" w:rsidP="00F605B6">
      <w:pPr>
        <w:widowControl/>
        <w:spacing w:line="480" w:lineRule="auto"/>
        <w:ind w:firstLine="480"/>
        <w:jc w:val="left"/>
        <w:rPr>
          <w:rFonts w:ascii="宋体" w:hAnsi="宋体" w:cs="宋体"/>
          <w:color w:val="000000"/>
          <w:kern w:val="0"/>
          <w:sz w:val="24"/>
        </w:rPr>
      </w:pPr>
      <w:r w:rsidRPr="008D19BF">
        <w:rPr>
          <w:color w:val="000000"/>
          <w:kern w:val="0"/>
          <w:sz w:val="24"/>
        </w:rPr>
        <w:t>2</w:t>
      </w:r>
      <w:r w:rsidRPr="008D19BF" w:rsidR="00F52A68">
        <w:rPr>
          <w:rFonts w:ascii="宋体" w:hAnsi="宋体" w:cs="宋体" w:hint="eastAsia"/>
          <w:color w:val="000000"/>
          <w:kern w:val="0"/>
          <w:sz w:val="24"/>
        </w:rPr>
        <w:t>、</w:t>
      </w:r>
      <w:r w:rsidRPr="008D19BF">
        <w:rPr>
          <w:rFonts w:ascii="宋体" w:hAnsi="宋体" w:cs="宋体"/>
          <w:color w:val="000000"/>
          <w:kern w:val="0"/>
          <w:sz w:val="24"/>
        </w:rPr>
        <w:t>分期付款。买受人应当在</w:t>
      </w:r>
      <w:sdt>
        <w:sdtPr>
          <w:id w:val="102603400"/>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年</w:t>
      </w:r>
      <w:sdt>
        <w:sdtPr>
          <w:id w:val="1236402718"/>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月</w:t>
      </w:r>
      <w:sdt>
        <w:sdtPr>
          <w:id w:val="993200336"/>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日前分</w:t>
      </w:r>
      <w:sdt>
        <w:sdtPr>
          <w:id w:val="249400022"/>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期支付该商品房全部价款，首期房价款</w:t>
      </w:r>
      <w:sdt>
        <w:sdtPr>
          <w:id w:val="299017633"/>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(币种)</w:t>
      </w:r>
      <w:r w:rsidRPr="008D19BF" w:rsidR="00942C42">
        <w:rPr>
          <w:rFonts w:ascii="宋体" w:hAnsi="宋体" w:cs="宋体"/>
          <w:color w:val="000000"/>
          <w:kern w:val="0"/>
          <w:sz w:val="24"/>
          <w:u w:val="single"/>
        </w:rPr>
        <w:t xml:space="preserve"> </w:t>
      </w:r>
      <w:r w:rsidRPr="008D19BF" w:rsidR="00942C42">
        <w:rPr>
          <w:rFonts w:ascii="宋体" w:hAnsi="宋体" w:cs="宋体"/>
          <w:color w:val="000000"/>
          <w:kern w:val="0"/>
          <w:sz w:val="24"/>
          <w:u w:val="single"/>
        </w:rPr>
        <w:fldChar w:fldCharType="begin"/>
      </w:r>
      <w:r w:rsidRPr="008D19BF" w:rsidR="00942C42">
        <w:rPr>
          <w:rFonts w:ascii="宋体" w:hAnsi="宋体" w:cs="宋体"/>
          <w:color w:val="000000"/>
          <w:kern w:val="0"/>
          <w:sz w:val="24"/>
          <w:u w:val="single"/>
        </w:rPr>
        <w:instrText xml:space="preserve"> DOCPR</w:instrText>
      </w:r>
      <w:r w:rsidRPr="008D19BF" w:rsidR="00942C42">
        <w:rPr>
          <w:rFonts w:ascii="宋体" w:hAnsi="宋体" w:cs="宋体"/>
          <w:color w:val="000000"/>
          <w:kern w:val="0"/>
          <w:sz w:val="24"/>
          <w:u w:val="single"/>
        </w:rPr>
        <w:instrText xml:space="preserve">OPERTY  r_jj_fqfksf  \* MERGEFORMAT </w:instrText>
      </w:r>
      <w:r w:rsidRPr="008D19BF" w:rsidR="00942C42">
        <w:rPr>
          <w:rFonts w:ascii="宋体" w:hAnsi="宋体" w:cs="宋体"/>
          <w:color w:val="000000"/>
          <w:kern w:val="0"/>
          <w:sz w:val="24"/>
          <w:u w:val="single"/>
        </w:rPr>
        <w:fldChar w:fldCharType="separate"/>
      </w:r>
      <w:r w:rsidRPr="008D19BF" w:rsidR="00942C42">
        <w:rPr>
          <w:rFonts w:ascii="宋体" w:hAnsi="宋体" w:cs="宋体"/>
          <w:color w:val="000000"/>
          <w:kern w:val="0"/>
          <w:sz w:val="24"/>
          <w:u w:val="single"/>
        </w:rPr>
        <w:t>{</w:t>
      </w:r>
      <w:r w:rsidRPr="008D19BF" w:rsidR="00942C42">
        <w:rPr>
          <w:rFonts w:ascii="宋体" w:hAnsi="宋体" w:cs="宋体"/>
          <w:color w:val="000000"/>
          <w:kern w:val="0"/>
          <w:sz w:val="24"/>
          <w:u w:val="single"/>
        </w:rPr>
        <w:t>{jj_fqfksf}}</w:t>
      </w:r>
      <w:r w:rsidRPr="008D19BF" w:rsidR="00942C42">
        <w:rPr>
          <w:rFonts w:ascii="宋体" w:hAnsi="宋体" w:cs="宋体"/>
          <w:color w:val="000000"/>
          <w:kern w:val="0"/>
          <w:sz w:val="24"/>
          <w:u w:val="single"/>
        </w:rPr>
        <w:fldChar w:fldCharType="end"/>
      </w:r>
      <w:r w:rsidRPr="00B246DB" w:rsidR="00942C42">
        <w:rPr>
          <w:rFonts w:ascii="宋体" w:hAnsi="宋体" w:cs="宋体"/>
          <w:color w:val="000000"/>
          <w:kern w:val="0"/>
          <w:sz w:val="24"/>
          <w:u w:val="single"/>
        </w:rPr>
        <w:t xml:space="preserve"> </w:t>
      </w:r>
      <w:r w:rsidRPr="008D19BF" w:rsidR="00942C42">
        <w:rPr>
          <w:rFonts w:ascii="宋体" w:hAnsi="宋体" w:cs="宋体" w:hint="eastAsia"/>
          <w:color w:val="000000"/>
          <w:kern w:val="0"/>
          <w:sz w:val="24"/>
        </w:rPr>
        <w:t>元</w:t>
      </w:r>
      <w:r w:rsidRPr="008D19BF">
        <w:rPr>
          <w:rFonts w:ascii="宋体" w:hAnsi="宋体" w:cs="宋体"/>
          <w:color w:val="000000"/>
          <w:kern w:val="0"/>
          <w:sz w:val="24"/>
        </w:rPr>
        <w:t>(大写</w:t>
      </w:r>
      <w:r w:rsidRPr="00B246DB" w:rsidR="00802E8D">
        <w:rPr>
          <w:rFonts w:ascii="宋体" w:hAnsi="宋体" w:cs="宋体" w:hint="eastAsia"/>
          <w:color w:val="000000"/>
          <w:kern w:val="0"/>
          <w:sz w:val="24"/>
          <w:u w:val="single"/>
        </w:rPr>
        <w:t xml:space="preserve"> </w:t>
      </w:r>
      <w:r w:rsidRPr="008D19BF" w:rsidR="00565405">
        <w:rPr>
          <w:rFonts w:ascii="宋体" w:hAnsi="宋体" w:cs="宋体"/>
          <w:color w:val="000000"/>
          <w:kern w:val="0"/>
          <w:sz w:val="24"/>
          <w:u w:val="single"/>
        </w:rPr>
        <w:fldChar w:fldCharType="begin"/>
      </w:r>
      <w:r w:rsidRPr="008D19BF" w:rsidR="00565405">
        <w:rPr>
          <w:rFonts w:ascii="宋体" w:hAnsi="宋体" w:cs="宋体"/>
          <w:color w:val="000000"/>
          <w:kern w:val="0"/>
          <w:sz w:val="24"/>
          <w:u w:val="single"/>
        </w:rPr>
        <w:instrText xml:space="preserve"> DOCPROPERTY  r_jj_fqfksfdx  \* MERGEFORMAT </w:instrText>
      </w:r>
      <w:r w:rsidRPr="008D19BF" w:rsidR="00565405">
        <w:rPr>
          <w:rFonts w:ascii="宋体" w:hAnsi="宋体" w:cs="宋体"/>
          <w:color w:val="000000"/>
          <w:kern w:val="0"/>
          <w:sz w:val="24"/>
          <w:u w:val="single"/>
        </w:rPr>
        <w:fldChar w:fldCharType="separate"/>
      </w:r>
      <w:r w:rsidRPr="008D19BF" w:rsidR="00565405">
        <w:rPr>
          <w:rFonts w:ascii="宋体" w:hAnsi="宋体" w:cs="宋体"/>
          <w:color w:val="000000"/>
          <w:kern w:val="0"/>
          <w:sz w:val="24"/>
          <w:u w:val="single"/>
        </w:rPr>
        <w:t>{</w:t>
      </w:r>
      <w:r w:rsidRPr="008D19BF" w:rsidR="00565405">
        <w:rPr>
          <w:rFonts w:ascii="宋体" w:hAnsi="宋体" w:cs="宋体"/>
          <w:color w:val="000000"/>
          <w:kern w:val="0"/>
          <w:sz w:val="24"/>
          <w:u w:val="single"/>
        </w:rPr>
        <w:t>{jj_fqfksfdx}}</w:t>
      </w:r>
      <w:r w:rsidRPr="008D19BF" w:rsidR="00565405">
        <w:rPr>
          <w:rFonts w:ascii="宋体" w:hAnsi="宋体" w:cs="宋体"/>
          <w:color w:val="000000"/>
          <w:kern w:val="0"/>
          <w:sz w:val="24"/>
          <w:u w:val="single"/>
        </w:rPr>
        <w:fldChar w:fldCharType="end"/>
      </w:r>
      <w:r w:rsidRPr="008D19BF" w:rsidR="00802E8D">
        <w:rPr>
          <w:rFonts w:ascii="宋体" w:hAnsi="宋体" w:cs="宋体"/>
          <w:color w:val="000000"/>
          <w:kern w:val="0"/>
          <w:sz w:val="24"/>
          <w:u w:val="single"/>
        </w:rPr>
        <w:t xml:space="preserve"> </w:t>
      </w:r>
      <w:r w:rsidRPr="008D19BF">
        <w:rPr>
          <w:rFonts w:ascii="宋体" w:hAnsi="宋体" w:cs="宋体"/>
          <w:color w:val="000000"/>
          <w:kern w:val="0"/>
          <w:sz w:val="24"/>
        </w:rPr>
        <w:t>)，应当于</w:t>
      </w:r>
      <w:sdt>
        <w:sdtPr>
          <w:id w:val="1032640238"/>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年</w:t>
      </w:r>
      <w:sdt>
        <w:sdtPr>
          <w:id w:val="796081080"/>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月</w:t>
      </w:r>
      <w:sdt>
        <w:sdtPr>
          <w:id w:val="1070468920"/>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日前支付。</w:t>
      </w:r>
    </w:p>
    <w:p w:rsidR="00116D61" w:rsidRPr="008D19BF" w:rsidP="00C87200">
      <w:pPr>
        <w:widowControl/>
        <w:spacing w:line="480" w:lineRule="auto"/>
        <w:ind w:firstLine="480"/>
        <w:jc w:val="left"/>
        <w:rPr>
          <w:rFonts w:ascii="宋体" w:hAnsi="宋体" w:cs="宋体"/>
          <w:color w:val="000000"/>
          <w:kern w:val="0"/>
          <w:sz w:val="24"/>
        </w:rPr>
      </w:pPr>
      <w:r w:rsidRPr="008D19BF">
        <w:rPr>
          <w:color w:val="000000"/>
          <w:kern w:val="0"/>
          <w:sz w:val="24"/>
        </w:rPr>
        <w:t>3</w:t>
      </w:r>
      <w:r w:rsidRPr="008D19BF" w:rsidR="00F52A68">
        <w:rPr>
          <w:rFonts w:ascii="宋体" w:hAnsi="宋体" w:cs="宋体" w:hint="eastAsia"/>
          <w:color w:val="000000"/>
          <w:kern w:val="0"/>
          <w:sz w:val="24"/>
        </w:rPr>
        <w:t>、</w:t>
      </w:r>
      <w:r w:rsidRPr="008D19BF">
        <w:rPr>
          <w:rFonts w:ascii="宋体" w:hAnsi="宋体" w:cs="宋体"/>
          <w:color w:val="000000"/>
          <w:kern w:val="0"/>
          <w:sz w:val="24"/>
        </w:rPr>
        <w:t>贷款方式付款：【</w:t>
      </w:r>
      <w:sdt>
        <w:sdtPr>
          <w:id w:val="1305538057"/>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Pr>
          <w:rFonts w:ascii="宋体" w:hAnsi="宋体" w:cs="宋体"/>
          <w:color w:val="000000"/>
          <w:kern w:val="0"/>
          <w:sz w:val="24"/>
        </w:rPr>
        <w:t>公积金贷款</w:t>
      </w:r>
      <w:r w:rsidRPr="008D19BF">
        <w:rPr>
          <w:rFonts w:ascii="宋体" w:hAnsi="宋体" w:cs="宋体"/>
          <w:color w:val="000000"/>
          <w:kern w:val="0"/>
          <w:sz w:val="24"/>
        </w:rPr>
        <w:t>】【</w:t>
      </w:r>
      <w:sdt>
        <w:sdtPr>
          <w:id w:val="1457828161"/>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Pr>
          <w:rFonts w:ascii="宋体" w:hAnsi="宋体" w:cs="宋体"/>
          <w:color w:val="000000"/>
          <w:kern w:val="0"/>
          <w:sz w:val="24"/>
        </w:rPr>
        <w:t>商业贷款</w:t>
      </w:r>
      <w:r w:rsidRPr="008D19BF">
        <w:rPr>
          <w:rFonts w:ascii="宋体" w:hAnsi="宋体" w:cs="宋体"/>
          <w:color w:val="000000"/>
          <w:kern w:val="0"/>
          <w:sz w:val="24"/>
        </w:rPr>
        <w:t>】【</w:t>
      </w:r>
      <w:sdt>
        <w:sdtPr>
          <w:id w:val="2137058868"/>
          <w14:checkbox>
            <w14:checked w14:val="0"/>
            <w14:checkedState w14:val="221a" w14:font="宋体"/>
            <w14:uncheckedState w14:val="2610" w14:font="MS Gothic"/>
          </w14:checkbox>
        </w:sdtPr>
        <w:sdtContent>
          <w:r>
            <w:rPr>
              <w:rFonts w:ascii="MS Gothic" w:eastAsia="MS Gothic" w:hAnsi="MS Gothic" w:cs="MS Gothic"/>
            </w:rPr>
            <w:t>☐</w:t>
          </w:r>
        </w:sdtContent>
      </w:sdt>
      <w:sdt>
        <w:sdtPr>
          <w:id w:val="931518082"/>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】。买受人应当于</w:t>
      </w:r>
      <w:sdt>
        <w:sdtPr>
          <w:id w:val="2058542718"/>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年</w:t>
      </w:r>
      <w:sdt>
        <w:sdtPr>
          <w:id w:val="671976296"/>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月</w:t>
      </w:r>
      <w:sdt>
        <w:sdtPr>
          <w:id w:val="1005804138"/>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日前支付首期房价款</w:t>
      </w:r>
      <w:sdt>
        <w:sdtPr>
          <w:id w:val="1706575781"/>
          <w:placeholder>
            <w:docPart w:val="DefaultPlaceholder_22675703"/>
          </w:placeholder>
          <w:richText/>
        </w:sdtPr>
        <w:sdtContent>
          <w:r w:rsidR="00C233B5">
            <w:rPr>
              <w:rFonts w:ascii="宋体" w:hAnsi="宋体" w:hint="eastAsia"/>
              <w:color w:val="000000"/>
              <w:sz w:val="24"/>
              <w:u w:val="single"/>
            </w:rPr>
            <w:t>人民币</w:t>
          </w:r>
        </w:sdtContent>
      </w:sdt>
      <w:r w:rsidRPr="008D19BF">
        <w:rPr>
          <w:rFonts w:ascii="宋体" w:hAnsi="宋体" w:cs="宋体"/>
          <w:color w:val="000000"/>
          <w:kern w:val="0"/>
          <w:sz w:val="24"/>
        </w:rPr>
        <w:t>(币种</w:t>
      </w:r>
      <w:r w:rsidRPr="008D19BF" w:rsidR="003313C2">
        <w:rPr>
          <w:rFonts w:ascii="宋体" w:hAnsi="宋体" w:cs="宋体" w:hint="eastAsia"/>
          <w:color w:val="000000"/>
          <w:kern w:val="0"/>
          <w:sz w:val="24"/>
        </w:rPr>
        <w:t>)</w:t>
      </w:r>
      <w:r w:rsidRPr="008D19BF" w:rsidR="003313C2">
        <w:rPr>
          <w:rFonts w:ascii="宋体" w:hAnsi="宋体" w:cs="宋体"/>
          <w:color w:val="000000"/>
          <w:kern w:val="0"/>
          <w:sz w:val="24"/>
          <w:u w:val="single"/>
        </w:rPr>
        <w:t xml:space="preserve"> </w:t>
      </w:r>
      <w:r w:rsidRPr="008D19BF" w:rsidR="003313C2">
        <w:rPr>
          <w:rFonts w:ascii="宋体" w:hAnsi="宋体" w:cs="宋体"/>
          <w:color w:val="000000"/>
          <w:kern w:val="0"/>
          <w:sz w:val="24"/>
          <w:u w:val="single"/>
        </w:rPr>
        <w:fldChar w:fldCharType="begin"/>
      </w:r>
      <w:r w:rsidRPr="008D19BF" w:rsidR="003313C2">
        <w:rPr>
          <w:rFonts w:ascii="宋体" w:hAnsi="宋体" w:cs="宋体"/>
          <w:color w:val="000000"/>
          <w:kern w:val="0"/>
          <w:sz w:val="24"/>
          <w:u w:val="single"/>
        </w:rPr>
        <w:instrText xml:space="preserve"> </w:instrText>
      </w:r>
      <w:r w:rsidRPr="008D19BF" w:rsidR="003313C2">
        <w:rPr>
          <w:rFonts w:ascii="宋体" w:hAnsi="宋体" w:cs="宋体"/>
          <w:color w:val="000000"/>
          <w:kern w:val="0"/>
          <w:sz w:val="24"/>
          <w:u w:val="single"/>
        </w:rPr>
        <w:instrText xml:space="preserve">DOCPROPERTY  r_jj_dkfssf  \* MERGEFORMAT </w:instrText>
      </w:r>
      <w:r w:rsidRPr="008D19BF" w:rsidR="003313C2">
        <w:rPr>
          <w:rFonts w:ascii="宋体" w:hAnsi="宋体" w:cs="宋体"/>
          <w:color w:val="000000"/>
          <w:kern w:val="0"/>
          <w:sz w:val="24"/>
          <w:u w:val="single"/>
        </w:rPr>
        <w:fldChar w:fldCharType="separate"/>
      </w:r>
      <w:r w:rsidRPr="008D19BF" w:rsidR="003313C2">
        <w:rPr>
          <w:rFonts w:ascii="宋体" w:hAnsi="宋体" w:cs="宋体"/>
          <w:color w:val="000000"/>
          <w:kern w:val="0"/>
          <w:sz w:val="24"/>
          <w:u w:val="single"/>
        </w:rPr>
        <w:t>{</w:t>
      </w:r>
      <w:r w:rsidRPr="008D19BF" w:rsidR="003313C2">
        <w:rPr>
          <w:rFonts w:ascii="宋体" w:hAnsi="宋体" w:cs="宋体"/>
          <w:color w:val="000000"/>
          <w:kern w:val="0"/>
          <w:sz w:val="24"/>
          <w:u w:val="single"/>
        </w:rPr>
        <w:t>{jj_dkfssf}}</w:t>
      </w:r>
      <w:r w:rsidRPr="008D19BF" w:rsidR="003313C2">
        <w:rPr>
          <w:rFonts w:ascii="宋体" w:hAnsi="宋体" w:cs="宋体"/>
          <w:color w:val="000000"/>
          <w:kern w:val="0"/>
          <w:sz w:val="24"/>
          <w:u w:val="single"/>
        </w:rPr>
        <w:fldChar w:fldCharType="end"/>
      </w:r>
      <w:r w:rsidRPr="008D19BF" w:rsidR="00802E8D">
        <w:rPr>
          <w:rFonts w:ascii="宋体" w:hAnsi="宋体" w:cs="宋体"/>
          <w:color w:val="000000"/>
          <w:kern w:val="0"/>
          <w:sz w:val="24"/>
          <w:u w:val="single"/>
        </w:rPr>
        <w:t xml:space="preserve"> </w:t>
      </w:r>
      <w:r w:rsidRPr="008D19BF">
        <w:rPr>
          <w:rFonts w:ascii="宋体" w:hAnsi="宋体" w:cs="宋体"/>
          <w:color w:val="000000"/>
          <w:kern w:val="0"/>
          <w:sz w:val="24"/>
        </w:rPr>
        <w:t>元(大写</w:t>
      </w:r>
      <w:r w:rsidRPr="00445285" w:rsidR="00802E8D">
        <w:rPr>
          <w:rFonts w:ascii="宋体" w:hAnsi="宋体" w:cs="宋体" w:hint="eastAsia"/>
          <w:color w:val="000000"/>
          <w:kern w:val="0"/>
          <w:sz w:val="24"/>
          <w:u w:val="single"/>
        </w:rPr>
        <w:t xml:space="preserve"> </w:t>
      </w:r>
      <w:r w:rsidRPr="00445285" w:rsidR="00DC6A9B">
        <w:rPr>
          <w:rFonts w:ascii="宋体" w:hAnsi="宋体" w:cs="宋体"/>
          <w:color w:val="000000"/>
          <w:kern w:val="0"/>
          <w:sz w:val="24"/>
          <w:u w:val="single"/>
        </w:rPr>
        <w:fldChar w:fldCharType="begin"/>
      </w:r>
      <w:r w:rsidRPr="00445285" w:rsidR="00DC6A9B">
        <w:rPr>
          <w:rFonts w:ascii="宋体" w:hAnsi="宋体" w:cs="宋体"/>
          <w:color w:val="000000"/>
          <w:kern w:val="0"/>
          <w:sz w:val="24"/>
          <w:u w:val="single"/>
        </w:rPr>
        <w:instrText xml:space="preserve"> DOCPROPERTY  r_jj_dkfssfdx  \* MERGEFORMAT </w:instrText>
      </w:r>
      <w:r w:rsidRPr="00445285" w:rsidR="00DC6A9B">
        <w:rPr>
          <w:rFonts w:ascii="宋体" w:hAnsi="宋体" w:cs="宋体"/>
          <w:color w:val="000000"/>
          <w:kern w:val="0"/>
          <w:sz w:val="24"/>
          <w:u w:val="single"/>
        </w:rPr>
        <w:fldChar w:fldCharType="separate"/>
      </w:r>
      <w:r w:rsidRPr="00445285" w:rsidR="00DC6A9B">
        <w:rPr>
          <w:rFonts w:ascii="宋体" w:hAnsi="宋体" w:cs="宋体"/>
          <w:color w:val="000000"/>
          <w:kern w:val="0"/>
          <w:sz w:val="24"/>
          <w:u w:val="single"/>
        </w:rPr>
        <w:t>{</w:t>
      </w:r>
      <w:r w:rsidRPr="00445285" w:rsidR="00DC6A9B">
        <w:rPr>
          <w:rFonts w:ascii="宋体" w:hAnsi="宋体" w:cs="宋体"/>
          <w:color w:val="000000"/>
          <w:kern w:val="0"/>
          <w:sz w:val="24"/>
          <w:u w:val="single"/>
        </w:rPr>
        <w:t>{jj_dkfssfdx}}</w:t>
      </w:r>
      <w:r w:rsidRPr="00445285" w:rsidR="00DC6A9B">
        <w:rPr>
          <w:rFonts w:ascii="宋体" w:hAnsi="宋体" w:cs="宋体"/>
          <w:color w:val="000000"/>
          <w:kern w:val="0"/>
          <w:sz w:val="24"/>
          <w:u w:val="single"/>
        </w:rPr>
        <w:fldChar w:fldCharType="end"/>
      </w:r>
      <w:r w:rsidR="00445285">
        <w:rPr>
          <w:rFonts w:ascii="宋体" w:hAnsi="宋体" w:cs="宋体" w:hint="eastAsia"/>
          <w:color w:val="000000"/>
          <w:kern w:val="0"/>
          <w:sz w:val="24"/>
          <w:u w:val="single"/>
        </w:rPr>
        <w:t xml:space="preserve"> </w:t>
      </w:r>
      <w:r w:rsidRPr="008D19BF">
        <w:rPr>
          <w:rFonts w:ascii="宋体" w:hAnsi="宋体" w:cs="宋体"/>
          <w:color w:val="000000"/>
          <w:kern w:val="0"/>
          <w:sz w:val="24"/>
        </w:rPr>
        <w:t>)，占全部房价款</w:t>
      </w:r>
      <w:r w:rsidRPr="008D19BF" w:rsidR="00B675A9">
        <w:rPr>
          <w:rFonts w:ascii="宋体" w:hAnsi="宋体" w:cs="宋体" w:hint="eastAsia"/>
          <w:color w:val="000000"/>
          <w:kern w:val="0"/>
          <w:sz w:val="24"/>
        </w:rPr>
        <w:t>的</w:t>
      </w:r>
      <w:r w:rsidRPr="00B246DB" w:rsidR="00802E8D">
        <w:rPr>
          <w:rFonts w:ascii="宋体" w:hAnsi="宋体" w:cs="宋体" w:hint="eastAsia"/>
          <w:color w:val="000000"/>
          <w:kern w:val="0"/>
          <w:sz w:val="24"/>
          <w:u w:val="single"/>
        </w:rPr>
        <w:t xml:space="preserve"> </w:t>
      </w:r>
      <w:r w:rsidRPr="00B246DB" w:rsidR="00B675A9">
        <w:rPr>
          <w:rFonts w:ascii="宋体" w:hAnsi="宋体" w:cs="宋体"/>
          <w:color w:val="000000"/>
          <w:kern w:val="0"/>
          <w:sz w:val="24"/>
          <w:u w:val="single"/>
        </w:rPr>
        <w:fldChar w:fldCharType="begin"/>
      </w:r>
      <w:r w:rsidRPr="00B246DB" w:rsidR="00B675A9">
        <w:rPr>
          <w:rFonts w:ascii="宋体" w:hAnsi="宋体" w:cs="宋体"/>
          <w:color w:val="000000"/>
          <w:kern w:val="0"/>
          <w:sz w:val="24"/>
          <w:u w:val="single"/>
        </w:rPr>
        <w:instrText xml:space="preserve"> DOCPROPERTY  r_jj_dkfsbili  \* MERGEFORMAT </w:instrText>
      </w:r>
      <w:r w:rsidRPr="00B246DB" w:rsidR="00B675A9">
        <w:rPr>
          <w:rFonts w:ascii="宋体" w:hAnsi="宋体" w:cs="宋体"/>
          <w:color w:val="000000"/>
          <w:kern w:val="0"/>
          <w:sz w:val="24"/>
          <w:u w:val="single"/>
        </w:rPr>
        <w:fldChar w:fldCharType="separate"/>
      </w:r>
      <w:r w:rsidRPr="00B246DB" w:rsidR="00B675A9">
        <w:rPr>
          <w:rFonts w:ascii="宋体" w:hAnsi="宋体" w:cs="宋体"/>
          <w:color w:val="000000"/>
          <w:kern w:val="0"/>
          <w:sz w:val="24"/>
          <w:u w:val="single"/>
        </w:rPr>
        <w:t>{</w:t>
      </w:r>
      <w:r w:rsidRPr="00B246DB" w:rsidR="00B675A9">
        <w:rPr>
          <w:rFonts w:ascii="宋体" w:hAnsi="宋体" w:cs="宋体"/>
          <w:color w:val="000000"/>
          <w:kern w:val="0"/>
          <w:sz w:val="24"/>
          <w:u w:val="single"/>
        </w:rPr>
        <w:t>{jj_dkfsbili}}</w:t>
      </w:r>
      <w:r w:rsidRPr="00B246DB" w:rsidR="00B675A9">
        <w:rPr>
          <w:rFonts w:ascii="宋体" w:hAnsi="宋体" w:cs="宋体"/>
          <w:color w:val="000000"/>
          <w:kern w:val="0"/>
          <w:sz w:val="24"/>
          <w:u w:val="single"/>
        </w:rPr>
        <w:fldChar w:fldCharType="end"/>
      </w:r>
      <w:r w:rsidRPr="00B246DB" w:rsidR="00B675A9">
        <w:rPr>
          <w:rFonts w:ascii="宋体" w:hAnsi="宋体" w:cs="宋体" w:hint="eastAsia"/>
          <w:color w:val="000000"/>
          <w:kern w:val="0"/>
          <w:sz w:val="24"/>
          <w:u w:val="single"/>
        </w:rPr>
        <w:t xml:space="preserve"> </w:t>
      </w:r>
      <w:r w:rsidRPr="008D19BF">
        <w:rPr>
          <w:rFonts w:ascii="宋体" w:hAnsi="宋体" w:cs="宋体"/>
          <w:color w:val="000000"/>
          <w:kern w:val="0"/>
          <w:sz w:val="24"/>
        </w:rPr>
        <w:t>。余款</w:t>
      </w:r>
      <w:sdt>
        <w:sdtPr>
          <w:id w:val="387554566"/>
          <w:placeholder>
            <w:docPart w:val="DefaultPlaceholder_22675703"/>
          </w:placeholder>
          <w:richText/>
        </w:sdtPr>
        <w:sdtContent>
          <w:r w:rsidR="00C233B5">
            <w:rPr>
              <w:rFonts w:ascii="宋体" w:hAnsi="宋体" w:hint="eastAsia"/>
              <w:color w:val="000000"/>
              <w:sz w:val="24"/>
              <w:u w:val="single"/>
            </w:rPr>
            <w:t>人民币</w:t>
          </w:r>
        </w:sdtContent>
      </w:sdt>
      <w:r w:rsidRPr="008D19BF">
        <w:rPr>
          <w:rFonts w:ascii="宋体" w:hAnsi="宋体" w:cs="宋体"/>
          <w:color w:val="000000"/>
          <w:kern w:val="0"/>
          <w:sz w:val="24"/>
        </w:rPr>
        <w:t>(币种</w:t>
      </w:r>
      <w:r w:rsidRPr="008D19BF" w:rsidR="0058480C">
        <w:rPr>
          <w:rFonts w:ascii="宋体" w:hAnsi="宋体" w:cs="宋体" w:hint="eastAsia"/>
          <w:color w:val="000000"/>
          <w:kern w:val="0"/>
          <w:sz w:val="24"/>
        </w:rPr>
        <w:t>)</w:t>
      </w:r>
      <w:r w:rsidRPr="008D19BF" w:rsidR="00802E8D">
        <w:rPr>
          <w:rFonts w:ascii="宋体" w:hAnsi="宋体" w:cs="宋体"/>
          <w:color w:val="000000"/>
          <w:kern w:val="0"/>
          <w:sz w:val="24"/>
          <w:u w:val="single"/>
        </w:rPr>
        <w:t xml:space="preserve"> </w:t>
      </w:r>
      <w:r w:rsidRPr="008D19BF" w:rsidR="0058480C">
        <w:rPr>
          <w:rFonts w:ascii="宋体" w:hAnsi="宋体" w:cs="宋体"/>
          <w:color w:val="000000"/>
          <w:kern w:val="0"/>
          <w:sz w:val="24"/>
          <w:u w:val="single"/>
        </w:rPr>
        <w:fldChar w:fldCharType="begin"/>
      </w:r>
      <w:r w:rsidRPr="008D19BF" w:rsidR="0058480C">
        <w:rPr>
          <w:rFonts w:ascii="宋体" w:hAnsi="宋体" w:cs="宋体"/>
          <w:color w:val="000000"/>
          <w:kern w:val="0"/>
          <w:sz w:val="24"/>
          <w:u w:val="single"/>
        </w:rPr>
        <w:instrText xml:space="preserve"> DOCPROPERTY  r_jj_dkfsyk  \* MERGEFORMAT </w:instrText>
      </w:r>
      <w:r w:rsidRPr="008D19BF" w:rsidR="0058480C">
        <w:rPr>
          <w:rFonts w:ascii="宋体" w:hAnsi="宋体" w:cs="宋体"/>
          <w:color w:val="000000"/>
          <w:kern w:val="0"/>
          <w:sz w:val="24"/>
          <w:u w:val="single"/>
        </w:rPr>
        <w:fldChar w:fldCharType="separate"/>
      </w:r>
      <w:r w:rsidRPr="008D19BF" w:rsidR="0058480C">
        <w:rPr>
          <w:rFonts w:ascii="宋体" w:hAnsi="宋体" w:cs="宋体"/>
          <w:color w:val="000000"/>
          <w:kern w:val="0"/>
          <w:sz w:val="24"/>
          <w:u w:val="single"/>
        </w:rPr>
        <w:t>{</w:t>
      </w:r>
      <w:r w:rsidRPr="008D19BF" w:rsidR="0058480C">
        <w:rPr>
          <w:rFonts w:ascii="宋体" w:hAnsi="宋体" w:cs="宋体"/>
          <w:color w:val="000000"/>
          <w:kern w:val="0"/>
          <w:sz w:val="24"/>
          <w:u w:val="single"/>
        </w:rPr>
        <w:t>{jj_dkfsyk}}</w:t>
      </w:r>
      <w:r w:rsidRPr="008D19BF" w:rsidR="0058480C">
        <w:rPr>
          <w:rFonts w:ascii="宋体" w:hAnsi="宋体" w:cs="宋体"/>
          <w:color w:val="000000"/>
          <w:kern w:val="0"/>
          <w:sz w:val="24"/>
          <w:u w:val="single"/>
        </w:rPr>
        <w:fldChar w:fldCharType="end"/>
      </w:r>
      <w:r w:rsidR="00B246DB">
        <w:rPr>
          <w:rFonts w:ascii="宋体" w:hAnsi="宋体" w:cs="宋体" w:hint="eastAsia"/>
          <w:color w:val="000000"/>
          <w:kern w:val="0"/>
          <w:sz w:val="24"/>
          <w:u w:val="single"/>
        </w:rPr>
        <w:t xml:space="preserve"> </w:t>
      </w:r>
      <w:r w:rsidRPr="008D19BF" w:rsidR="0058480C">
        <w:rPr>
          <w:rFonts w:ascii="宋体" w:hAnsi="宋体" w:cs="宋体" w:hint="eastAsia"/>
          <w:color w:val="000000"/>
          <w:kern w:val="0"/>
          <w:sz w:val="24"/>
        </w:rPr>
        <w:t>元</w:t>
      </w:r>
      <w:r w:rsidRPr="008D19BF" w:rsidR="0058480C">
        <w:rPr>
          <w:rFonts w:ascii="宋体" w:hAnsi="宋体" w:cs="宋体"/>
          <w:color w:val="000000"/>
          <w:kern w:val="0"/>
          <w:sz w:val="24"/>
        </w:rPr>
        <w:t xml:space="preserve"> </w:t>
      </w:r>
      <w:r w:rsidRPr="008D19BF">
        <w:rPr>
          <w:rFonts w:ascii="宋体" w:hAnsi="宋体" w:cs="宋体"/>
          <w:color w:val="000000"/>
          <w:kern w:val="0"/>
          <w:sz w:val="24"/>
        </w:rPr>
        <w:t>(大</w:t>
      </w:r>
      <w:r w:rsidRPr="008D19BF" w:rsidR="0058480C">
        <w:rPr>
          <w:rFonts w:ascii="宋体" w:hAnsi="宋体" w:cs="宋体" w:hint="eastAsia"/>
          <w:color w:val="000000"/>
          <w:kern w:val="0"/>
          <w:sz w:val="24"/>
        </w:rPr>
        <w:t>写</w:t>
      </w:r>
      <w:r w:rsidRPr="008D19BF" w:rsidR="00802E8D">
        <w:rPr>
          <w:rFonts w:ascii="宋体" w:hAnsi="宋体" w:cs="宋体" w:hint="eastAsia"/>
          <w:color w:val="000000"/>
          <w:kern w:val="0"/>
          <w:sz w:val="24"/>
          <w:u w:val="single"/>
        </w:rPr>
        <w:t xml:space="preserve"> </w:t>
      </w:r>
      <w:r w:rsidRPr="008D19BF" w:rsidR="0058480C">
        <w:rPr>
          <w:rFonts w:ascii="宋体" w:hAnsi="宋体" w:cs="宋体"/>
          <w:color w:val="000000"/>
          <w:kern w:val="0"/>
          <w:sz w:val="24"/>
          <w:u w:val="single"/>
        </w:rPr>
        <w:fldChar w:fldCharType="begin"/>
      </w:r>
      <w:r w:rsidRPr="008D19BF" w:rsidR="0058480C">
        <w:rPr>
          <w:rFonts w:ascii="宋体" w:hAnsi="宋体" w:cs="宋体"/>
          <w:color w:val="000000"/>
          <w:kern w:val="0"/>
          <w:sz w:val="24"/>
          <w:u w:val="single"/>
        </w:rPr>
        <w:instrText xml:space="preserve"> DOCPROPERTY  r_jj_dkfsykdx  \* M</w:instrText>
      </w:r>
      <w:r w:rsidRPr="008D19BF" w:rsidR="0058480C">
        <w:rPr>
          <w:rFonts w:ascii="宋体" w:hAnsi="宋体" w:cs="宋体"/>
          <w:color w:val="000000"/>
          <w:kern w:val="0"/>
          <w:sz w:val="24"/>
          <w:u w:val="single"/>
        </w:rPr>
        <w:instrText xml:space="preserve">ERGEFORMAT </w:instrText>
      </w:r>
      <w:r w:rsidRPr="008D19BF" w:rsidR="0058480C">
        <w:rPr>
          <w:rFonts w:ascii="宋体" w:hAnsi="宋体" w:cs="宋体"/>
          <w:color w:val="000000"/>
          <w:kern w:val="0"/>
          <w:sz w:val="24"/>
          <w:u w:val="single"/>
        </w:rPr>
        <w:fldChar w:fldCharType="separate"/>
      </w:r>
      <w:r w:rsidRPr="008D19BF" w:rsidR="0058480C">
        <w:rPr>
          <w:rFonts w:ascii="宋体" w:hAnsi="宋体" w:cs="宋体"/>
          <w:color w:val="000000"/>
          <w:kern w:val="0"/>
          <w:sz w:val="24"/>
          <w:u w:val="single"/>
        </w:rPr>
        <w:t>{</w:t>
      </w:r>
      <w:r w:rsidRPr="008D19BF" w:rsidR="0058480C">
        <w:rPr>
          <w:rFonts w:ascii="宋体" w:hAnsi="宋体" w:cs="宋体"/>
          <w:color w:val="000000"/>
          <w:kern w:val="0"/>
          <w:sz w:val="24"/>
          <w:u w:val="single"/>
        </w:rPr>
        <w:t>{jj_dkfsykdx}}</w:t>
      </w:r>
      <w:r w:rsidRPr="008D19BF" w:rsidR="0058480C">
        <w:rPr>
          <w:rFonts w:ascii="宋体" w:hAnsi="宋体" w:cs="宋体"/>
          <w:color w:val="000000"/>
          <w:kern w:val="0"/>
          <w:sz w:val="24"/>
          <w:u w:val="single"/>
        </w:rPr>
        <w:fldChar w:fldCharType="end"/>
      </w:r>
      <w:r w:rsidRPr="008D19BF" w:rsidR="00802E8D">
        <w:rPr>
          <w:rFonts w:ascii="宋体" w:hAnsi="宋体" w:cs="宋体" w:hint="eastAsia"/>
          <w:color w:val="000000"/>
          <w:kern w:val="0"/>
          <w:sz w:val="24"/>
          <w:u w:val="single"/>
        </w:rPr>
        <w:t xml:space="preserve"> </w:t>
      </w:r>
      <w:r w:rsidRPr="008D19BF">
        <w:rPr>
          <w:rFonts w:ascii="宋体" w:hAnsi="宋体" w:cs="宋体"/>
          <w:color w:val="000000"/>
          <w:kern w:val="0"/>
          <w:sz w:val="24"/>
        </w:rPr>
        <w:t>)向</w:t>
      </w:r>
      <w:r>
        <w:rPr>
          <w:rFonts w:ascii="宋体" w:eastAsia="宋体" w:hAnsi="宋体" w:cs="宋体"/>
          <w:sz w:val="24"/>
          <w:u w:val="single"/>
        </w:rPr>
        <w:t xml:space="preserve"> {{jj_dkfsyhmc}} </w:t>
      </w:r>
      <w:r w:rsidRPr="008D19BF">
        <w:rPr>
          <w:rFonts w:ascii="宋体" w:hAnsi="宋体" w:cs="宋体"/>
          <w:color w:val="000000"/>
          <w:kern w:val="0"/>
          <w:sz w:val="24"/>
        </w:rPr>
        <w:t>(贷款机构)申请贷款支付。</w:t>
      </w:r>
    </w:p>
    <w:p w:rsidR="00116D61" w:rsidRPr="008D19BF" w:rsidP="00F636A9">
      <w:pPr>
        <w:widowControl/>
        <w:spacing w:line="480" w:lineRule="auto"/>
        <w:ind w:firstLine="480"/>
        <w:jc w:val="left"/>
        <w:rPr>
          <w:rFonts w:ascii="宋体" w:hAnsi="宋体" w:cs="宋体"/>
          <w:color w:val="000000"/>
          <w:kern w:val="0"/>
          <w:sz w:val="24"/>
        </w:rPr>
      </w:pPr>
      <w:r w:rsidRPr="008D19BF">
        <w:rPr>
          <w:color w:val="000000"/>
          <w:kern w:val="0"/>
          <w:sz w:val="24"/>
        </w:rPr>
        <w:t>4</w:t>
      </w:r>
      <w:r w:rsidRPr="008D19BF" w:rsidR="00F52A68">
        <w:rPr>
          <w:rFonts w:ascii="宋体" w:hAnsi="宋体" w:cs="宋体" w:hint="eastAsia"/>
          <w:color w:val="000000"/>
          <w:kern w:val="0"/>
          <w:sz w:val="24"/>
        </w:rPr>
        <w:t>、</w:t>
      </w:r>
      <w:r w:rsidRPr="008D19BF">
        <w:rPr>
          <w:rFonts w:ascii="宋体" w:hAnsi="宋体" w:cs="宋体"/>
          <w:color w:val="000000"/>
          <w:kern w:val="0"/>
          <w:sz w:val="24"/>
        </w:rPr>
        <w:t>其他方式：</w:t>
      </w:r>
      <w:sdt>
        <w:sdtPr>
          <w:id w:val="1947585564"/>
          <w:placeholder>
            <w:docPart w:val="DefaultPlaceholder_22675703"/>
          </w:placeholder>
          <w:richText/>
        </w:sdtPr>
        <w:sdtContent>
          <w:r w:rsidRPr="005F08F6" w:rsidR="005F08F6">
            <w:rPr>
              <w:rFonts w:ascii="宋体" w:hAnsi="宋体" w:hint="eastAsia"/>
              <w:color w:val="000000"/>
              <w:sz w:val="24"/>
              <w:u w:val="single"/>
            </w:rPr>
            <w:t>详见附件四</w:t>
          </w:r>
        </w:sdtContent>
      </w:sdt>
      <w:r w:rsidRPr="008D19BF">
        <w:rPr>
          <w:rFonts w:ascii="宋体" w:hAnsi="宋体" w:cs="宋体"/>
          <w:color w:val="000000"/>
          <w:kern w:val="0"/>
          <w:sz w:val="24"/>
        </w:rPr>
        <w:t>。</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(三)出售该商品房的全部房价款应当存入预售资金监管账户，用于本工程建设。</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sidR="00480F97">
        <w:rPr>
          <w:rFonts w:ascii="宋体" w:hAnsi="宋体" w:cs="宋体"/>
          <w:color w:val="000000"/>
          <w:kern w:val="0"/>
          <w:sz w:val="24"/>
        </w:rPr>
        <w:t>该商品房的预售资金监管机构为</w:t>
      </w:r>
      <w:r w:rsidRPr="008D19BF" w:rsidR="00770AE8">
        <w:rPr>
          <w:rFonts w:ascii="宋体" w:hAnsi="宋体" w:cs="宋体" w:hint="eastAsia"/>
          <w:color w:val="000000"/>
          <w:kern w:val="0"/>
          <w:sz w:val="24"/>
          <w:u w:val="single"/>
        </w:rPr>
        <w:t xml:space="preserve"> </w:t>
      </w:r>
      <w:r w:rsidRPr="008D19BF" w:rsidR="00770AE8">
        <w:rPr>
          <w:rFonts w:ascii="宋体" w:hAnsi="宋体" w:cs="宋体"/>
          <w:color w:val="000000"/>
          <w:kern w:val="0"/>
          <w:sz w:val="24"/>
          <w:u w:val="single"/>
        </w:rPr>
        <w:fldChar w:fldCharType="begin"/>
      </w:r>
      <w:r w:rsidRPr="008D19BF" w:rsidR="00770AE8">
        <w:rPr>
          <w:rFonts w:ascii="宋体" w:hAnsi="宋体" w:cs="宋体"/>
          <w:color w:val="000000"/>
          <w:kern w:val="0"/>
          <w:sz w:val="24"/>
          <w:u w:val="single"/>
        </w:rPr>
        <w:instrText xml:space="preserve"> DOCPROPERTY  r_jj_jgjgmc  \* MERGEFORMAT </w:instrText>
      </w:r>
      <w:r w:rsidRPr="008D19BF" w:rsidR="00770AE8">
        <w:rPr>
          <w:rFonts w:ascii="宋体" w:hAnsi="宋体" w:cs="宋体"/>
          <w:color w:val="000000"/>
          <w:kern w:val="0"/>
          <w:sz w:val="24"/>
          <w:u w:val="single"/>
        </w:rPr>
        <w:fldChar w:fldCharType="separate"/>
      </w:r>
      <w:r w:rsidRPr="008D19BF" w:rsidR="00770AE8">
        <w:rPr>
          <w:rFonts w:ascii="宋体" w:hAnsi="宋体" w:cs="宋体"/>
          <w:color w:val="000000"/>
          <w:kern w:val="0"/>
          <w:sz w:val="24"/>
          <w:u w:val="single"/>
        </w:rPr>
        <w:t>{</w:t>
      </w:r>
      <w:r w:rsidRPr="008D19BF" w:rsidR="00770AE8">
        <w:rPr>
          <w:rFonts w:ascii="宋体" w:hAnsi="宋体" w:cs="宋体"/>
          <w:color w:val="000000"/>
          <w:kern w:val="0"/>
          <w:sz w:val="24"/>
          <w:u w:val="single"/>
        </w:rPr>
        <w:t>{jj_jgjgmc}}</w:t>
      </w:r>
      <w:r w:rsidRPr="008D19BF" w:rsidR="00770AE8">
        <w:rPr>
          <w:rFonts w:ascii="宋体" w:hAnsi="宋体" w:cs="宋体"/>
          <w:color w:val="000000"/>
          <w:kern w:val="0"/>
          <w:sz w:val="24"/>
          <w:u w:val="single"/>
        </w:rPr>
        <w:fldChar w:fldCharType="end"/>
      </w:r>
      <w:r w:rsidR="00647BAF">
        <w:rPr>
          <w:rFonts w:ascii="宋体" w:hAnsi="宋体" w:cs="宋体" w:hint="eastAsia"/>
          <w:color w:val="000000"/>
          <w:kern w:val="0"/>
          <w:sz w:val="24"/>
          <w:u w:val="single"/>
        </w:rPr>
        <w:t xml:space="preserve"> </w:t>
      </w:r>
      <w:r w:rsidRPr="008D19BF" w:rsidR="00480F97">
        <w:rPr>
          <w:rFonts w:ascii="宋体" w:hAnsi="宋体" w:cs="宋体"/>
          <w:color w:val="000000"/>
          <w:kern w:val="0"/>
          <w:sz w:val="24"/>
        </w:rPr>
        <w:t>，预售资金监管银行为</w:t>
      </w:r>
      <w:r w:rsidRPr="008D19BF" w:rsidR="00E37D0B">
        <w:rPr>
          <w:rFonts w:ascii="宋体" w:hAnsi="宋体" w:cs="宋体" w:hint="eastAsia"/>
          <w:color w:val="000000"/>
          <w:kern w:val="0"/>
          <w:sz w:val="24"/>
          <w:u w:val="single"/>
        </w:rPr>
        <w:t>_</w:t>
      </w:r>
      <w:r w:rsidRPr="008D19BF" w:rsidR="00DA3009">
        <w:rPr>
          <w:rFonts w:ascii="宋体" w:hAnsi="宋体" w:cs="宋体"/>
          <w:color w:val="000000"/>
          <w:kern w:val="0"/>
          <w:sz w:val="24"/>
          <w:u w:val="single"/>
        </w:rPr>
        <w:fldChar w:fldCharType="begin"/>
      </w:r>
      <w:r w:rsidRPr="008D19BF" w:rsidR="00DA3009">
        <w:rPr>
          <w:rFonts w:ascii="宋体" w:hAnsi="宋体" w:cs="宋体"/>
          <w:color w:val="000000"/>
          <w:kern w:val="0"/>
          <w:sz w:val="24"/>
          <w:u w:val="single"/>
        </w:rPr>
        <w:instrText xml:space="preserve"> DOCPROPERTY  r_jgjg  \* MERGEFORMAT </w:instrText>
      </w:r>
      <w:r w:rsidRPr="008D19BF" w:rsidR="00DA3009">
        <w:rPr>
          <w:rFonts w:ascii="宋体" w:hAnsi="宋体" w:cs="宋体"/>
          <w:color w:val="000000"/>
          <w:kern w:val="0"/>
          <w:sz w:val="24"/>
          <w:u w:val="single"/>
        </w:rPr>
        <w:fldChar w:fldCharType="separate"/>
      </w:r>
      <w:r w:rsidRPr="008D19BF" w:rsidR="00DA3009">
        <w:rPr>
          <w:rFonts w:ascii="宋体" w:hAnsi="宋体" w:cs="宋体"/>
          <w:color w:val="000000"/>
          <w:kern w:val="0"/>
          <w:sz w:val="24"/>
          <w:u w:val="single"/>
        </w:rPr>
        <w:t>{</w:t>
      </w:r>
      <w:r w:rsidRPr="008D19BF" w:rsidR="00DA3009">
        <w:rPr>
          <w:rFonts w:ascii="宋体" w:hAnsi="宋体" w:cs="宋体"/>
          <w:color w:val="000000"/>
          <w:kern w:val="0"/>
          <w:sz w:val="24"/>
          <w:u w:val="single"/>
        </w:rPr>
        <w:t>{jg_yh}}</w:t>
      </w:r>
      <w:r w:rsidRPr="008D19BF" w:rsidR="00DA3009">
        <w:rPr>
          <w:rFonts w:ascii="宋体" w:hAnsi="宋体" w:cs="宋体"/>
          <w:color w:val="000000"/>
          <w:kern w:val="0"/>
          <w:sz w:val="24"/>
          <w:u w:val="single"/>
        </w:rPr>
        <w:fldChar w:fldCharType="end"/>
      </w:r>
      <w:r w:rsidR="00647BAF">
        <w:rPr>
          <w:rFonts w:ascii="宋体" w:hAnsi="宋体" w:cs="宋体" w:hint="eastAsia"/>
          <w:color w:val="000000"/>
          <w:kern w:val="0"/>
          <w:sz w:val="24"/>
          <w:u w:val="single"/>
        </w:rPr>
        <w:t xml:space="preserve"> </w:t>
      </w:r>
      <w:r w:rsidRPr="008D19BF">
        <w:rPr>
          <w:rFonts w:ascii="宋体" w:hAnsi="宋体" w:cs="宋体"/>
          <w:color w:val="000000"/>
          <w:kern w:val="0"/>
          <w:sz w:val="24"/>
        </w:rPr>
        <w:t>，预售资金监管账户名称为</w:t>
      </w:r>
      <w:r w:rsidRPr="008D19BF" w:rsidR="00E37D0B">
        <w:rPr>
          <w:rFonts w:ascii="宋体" w:hAnsi="宋体" w:cs="宋体" w:hint="eastAsia"/>
          <w:color w:val="000000"/>
          <w:kern w:val="0"/>
          <w:sz w:val="24"/>
          <w:u w:val="single"/>
        </w:rPr>
        <w:t>_</w:t>
      </w:r>
      <w:r w:rsidR="004B4141">
        <w:rPr>
          <w:rFonts w:ascii="宋体" w:hAnsi="宋体" w:cs="宋体"/>
          <w:color w:val="000000"/>
          <w:kern w:val="0"/>
          <w:sz w:val="24"/>
          <w:u w:val="single"/>
        </w:rPr>
        <w:fldChar w:fldCharType="begin"/>
      </w:r>
      <w:r w:rsidR="004B4141">
        <w:rPr>
          <w:rFonts w:ascii="宋体" w:hAnsi="宋体" w:cs="宋体"/>
          <w:color w:val="000000"/>
          <w:kern w:val="0"/>
          <w:sz w:val="24"/>
          <w:u w:val="single"/>
        </w:rPr>
        <w:instrText xml:space="preserve"> DOCPROPERTY  r_jgzhmc  \* MERGEFORMAT </w:instrText>
      </w:r>
      <w:r w:rsidR="004B4141">
        <w:rPr>
          <w:rFonts w:ascii="宋体" w:hAnsi="宋体" w:cs="宋体"/>
          <w:color w:val="000000"/>
          <w:kern w:val="0"/>
          <w:sz w:val="24"/>
          <w:u w:val="single"/>
        </w:rPr>
        <w:fldChar w:fldCharType="separate"/>
      </w:r>
      <w:r w:rsidR="004B4141">
        <w:rPr>
          <w:rFonts w:ascii="宋体" w:hAnsi="宋体" w:cs="宋体"/>
          <w:color w:val="000000"/>
          <w:kern w:val="0"/>
          <w:sz w:val="24"/>
          <w:u w:val="single"/>
        </w:rPr>
        <w:t>{</w:t>
      </w:r>
      <w:r w:rsidR="004B4141">
        <w:rPr>
          <w:rFonts w:ascii="宋体" w:hAnsi="宋体" w:cs="宋体"/>
          <w:color w:val="000000"/>
          <w:kern w:val="0"/>
          <w:sz w:val="24"/>
          <w:u w:val="single"/>
        </w:rPr>
        <w:t>{jg_hm}}</w:t>
      </w:r>
      <w:r w:rsidR="004B4141">
        <w:rPr>
          <w:rFonts w:ascii="宋体" w:hAnsi="宋体" w:cs="宋体"/>
          <w:color w:val="000000"/>
          <w:kern w:val="0"/>
          <w:sz w:val="24"/>
          <w:u w:val="single"/>
        </w:rPr>
        <w:fldChar w:fldCharType="end"/>
      </w:r>
      <w:r w:rsidR="00647BAF">
        <w:rPr>
          <w:rFonts w:ascii="宋体" w:hAnsi="宋体" w:cs="宋体" w:hint="eastAsia"/>
          <w:color w:val="000000"/>
          <w:kern w:val="0"/>
          <w:sz w:val="24"/>
          <w:u w:val="single"/>
        </w:rPr>
        <w:t xml:space="preserve"> </w:t>
      </w:r>
      <w:r w:rsidRPr="008D19BF">
        <w:rPr>
          <w:rFonts w:ascii="宋体" w:hAnsi="宋体" w:cs="宋体"/>
          <w:color w:val="000000"/>
          <w:kern w:val="0"/>
          <w:sz w:val="24"/>
        </w:rPr>
        <w:t>，账号为</w:t>
      </w:r>
      <w:r w:rsidRPr="008D19BF" w:rsidR="00DA3009">
        <w:rPr>
          <w:rFonts w:ascii="宋体" w:hAnsi="宋体" w:cs="宋体"/>
          <w:color w:val="000000"/>
          <w:kern w:val="0"/>
          <w:sz w:val="24"/>
          <w:u w:val="single"/>
        </w:rPr>
        <w:fldChar w:fldCharType="begin"/>
      </w:r>
      <w:r w:rsidRPr="008D19BF" w:rsidR="00DA3009">
        <w:rPr>
          <w:rFonts w:ascii="宋体" w:hAnsi="宋体" w:cs="宋体"/>
          <w:color w:val="000000"/>
          <w:kern w:val="0"/>
          <w:sz w:val="24"/>
          <w:u w:val="single"/>
        </w:rPr>
        <w:instrText xml:space="preserve"> DOCPROPERTY  r_jgyhzh  \* MERGEFORMAT </w:instrText>
      </w:r>
      <w:r w:rsidRPr="008D19BF" w:rsidR="00DA3009">
        <w:rPr>
          <w:rFonts w:ascii="宋体" w:hAnsi="宋体" w:cs="宋体"/>
          <w:color w:val="000000"/>
          <w:kern w:val="0"/>
          <w:sz w:val="24"/>
          <w:u w:val="single"/>
        </w:rPr>
        <w:fldChar w:fldCharType="separate"/>
      </w:r>
      <w:r w:rsidRPr="008D19BF" w:rsidR="00DA3009">
        <w:rPr>
          <w:rFonts w:ascii="宋体" w:hAnsi="宋体" w:cs="宋体"/>
          <w:color w:val="000000"/>
          <w:kern w:val="0"/>
          <w:sz w:val="24"/>
          <w:u w:val="single"/>
        </w:rPr>
        <w:t>{</w:t>
      </w:r>
      <w:r w:rsidRPr="008D19BF" w:rsidR="00DA3009">
        <w:rPr>
          <w:rFonts w:ascii="宋体" w:hAnsi="宋体" w:cs="宋体"/>
          <w:color w:val="000000"/>
          <w:kern w:val="0"/>
          <w:sz w:val="24"/>
          <w:u w:val="single"/>
        </w:rPr>
        <w:t>{jg_zh}}</w:t>
      </w:r>
      <w:r w:rsidRPr="008D19BF" w:rsidR="00DA3009">
        <w:rPr>
          <w:rFonts w:ascii="宋体" w:hAnsi="宋体" w:cs="宋体"/>
          <w:color w:val="000000"/>
          <w:kern w:val="0"/>
          <w:sz w:val="24"/>
          <w:u w:val="single"/>
        </w:rPr>
        <w:fldChar w:fldCharType="end"/>
      </w:r>
      <w:r w:rsidRPr="008D19BF">
        <w:rPr>
          <w:rFonts w:ascii="宋体" w:hAnsi="宋体" w:cs="宋体"/>
          <w:color w:val="000000"/>
          <w:kern w:val="0"/>
          <w:sz w:val="24"/>
        </w:rPr>
        <w:t>。</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该商品房价款的计价方式、总价款、付款方式及期限的具体约定见附件四。</w:t>
      </w:r>
    </w:p>
    <w:p w:rsidR="00116D61" w:rsidRPr="008D19BF" w:rsidP="00F605B6">
      <w:pPr>
        <w:widowControl/>
        <w:spacing w:line="480" w:lineRule="auto"/>
        <w:jc w:val="left"/>
        <w:rPr>
          <w:rFonts w:ascii="宋体" w:hAnsi="宋体" w:cs="宋体"/>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第八条</w:t>
      </w:r>
      <w:r w:rsidRPr="008D19BF">
        <w:rPr>
          <w:rFonts w:ascii="宋体" w:hAnsi="宋体" w:cs="宋体"/>
          <w:b/>
          <w:color w:val="000000"/>
          <w:kern w:val="0"/>
          <w:sz w:val="24"/>
        </w:rPr>
        <w:t xml:space="preserve"> </w:t>
      </w:r>
      <w:r w:rsidRPr="008D19BF" w:rsidR="004931FC">
        <w:rPr>
          <w:rFonts w:ascii="宋体" w:hAnsi="宋体" w:cs="宋体" w:hint="eastAsia"/>
          <w:b/>
          <w:color w:val="000000"/>
          <w:kern w:val="0"/>
          <w:sz w:val="24"/>
        </w:rPr>
        <w:t xml:space="preserve"> </w:t>
      </w:r>
      <w:r w:rsidRPr="008D19BF">
        <w:rPr>
          <w:rFonts w:ascii="宋体" w:hAnsi="宋体" w:cs="宋体"/>
          <w:b/>
          <w:color w:val="000000"/>
          <w:kern w:val="0"/>
          <w:sz w:val="24"/>
        </w:rPr>
        <w:t>逾期付款责任</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除不可抗力外，买受人未按照约定时间付款的，双方同意按照下列第</w:t>
      </w:r>
      <w:sdt>
        <w:sdtPr>
          <w:id w:val="821974643"/>
          <w:placeholder>
            <w:docPart w:val="DefaultPlaceholder_22675703"/>
          </w:placeholder>
          <w:richText/>
        </w:sdtPr>
        <w:sdtContent>
          <w:r w:rsidRPr="005F08F6" w:rsidR="005F08F6">
            <w:rPr>
              <w:rFonts w:ascii="仿宋_GB2312" w:hint="eastAsia"/>
              <w:color w:val="000000"/>
              <w:sz w:val="24"/>
              <w:u w:val="single"/>
            </w:rPr>
            <w:t>1</w:t>
          </w:r>
        </w:sdtContent>
      </w:sdt>
      <w:r w:rsidRPr="008D19BF">
        <w:rPr>
          <w:rFonts w:ascii="宋体" w:hAnsi="宋体" w:cs="宋体"/>
          <w:color w:val="000000"/>
          <w:kern w:val="0"/>
          <w:sz w:val="24"/>
        </w:rPr>
        <w:t>种方式处理：</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sidR="008653C2">
        <w:rPr>
          <w:rFonts w:ascii="宋体" w:hAnsi="宋体" w:cs="宋体" w:hint="eastAsia"/>
          <w:color w:val="000000"/>
          <w:kern w:val="0"/>
          <w:sz w:val="24"/>
        </w:rPr>
        <w:t>、</w:t>
      </w:r>
      <w:r w:rsidRPr="008D19BF">
        <w:rPr>
          <w:rFonts w:ascii="宋体" w:hAnsi="宋体" w:cs="宋体"/>
          <w:color w:val="000000"/>
          <w:kern w:val="0"/>
          <w:sz w:val="24"/>
        </w:rPr>
        <w:t>按照逾期时间，分别处理((</w:t>
      </w:r>
      <w:r w:rsidRPr="008D19BF">
        <w:rPr>
          <w:color w:val="000000"/>
          <w:kern w:val="0"/>
          <w:sz w:val="24"/>
        </w:rPr>
        <w:t>1</w:t>
      </w:r>
      <w:r w:rsidRPr="008D19BF">
        <w:rPr>
          <w:rFonts w:ascii="宋体" w:hAnsi="宋体" w:cs="宋体"/>
          <w:color w:val="000000"/>
          <w:kern w:val="0"/>
          <w:sz w:val="24"/>
        </w:rPr>
        <w:t>)和(</w:t>
      </w:r>
      <w:r w:rsidRPr="008D19BF">
        <w:rPr>
          <w:color w:val="000000"/>
          <w:kern w:val="0"/>
          <w:sz w:val="24"/>
        </w:rPr>
        <w:t>2</w:t>
      </w:r>
      <w:r w:rsidRPr="008D19BF">
        <w:rPr>
          <w:rFonts w:ascii="宋体" w:hAnsi="宋体" w:cs="宋体"/>
          <w:color w:val="000000"/>
          <w:kern w:val="0"/>
          <w:sz w:val="24"/>
        </w:rPr>
        <w:t>)不作累加)。</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Pr>
          <w:rFonts w:ascii="宋体" w:hAnsi="宋体" w:cs="宋体"/>
          <w:color w:val="000000"/>
          <w:kern w:val="0"/>
          <w:sz w:val="24"/>
        </w:rPr>
        <w:t>)逾期在</w:t>
      </w:r>
      <w:sdt>
        <w:sdtPr>
          <w:id w:val="1352572196"/>
          <w:placeholder>
            <w:docPart w:val="DefaultPlaceholder_22675703"/>
          </w:placeholder>
          <w:richText/>
        </w:sdtPr>
        <w:sdtContent>
          <w:r w:rsidRPr="005F08F6" w:rsidR="005F08F6">
            <w:rPr>
              <w:rFonts w:ascii="仿宋_GB2312" w:hint="eastAsia"/>
              <w:color w:val="000000"/>
              <w:sz w:val="24"/>
              <w:u w:val="single"/>
            </w:rPr>
            <w:t>30</w:t>
          </w:r>
        </w:sdtContent>
      </w:sdt>
      <w:r w:rsidRPr="008D19BF">
        <w:rPr>
          <w:rFonts w:ascii="宋体" w:hAnsi="宋体" w:cs="宋体"/>
          <w:color w:val="000000"/>
          <w:kern w:val="0"/>
          <w:sz w:val="24"/>
        </w:rPr>
        <w:t>日之内，买受人按日计算向出卖人支付逾期应付款万分之</w:t>
      </w:r>
      <w:sdt>
        <w:sdtPr>
          <w:id w:val="487665067"/>
          <w:placeholder>
            <w:docPart w:val="DefaultPlaceholder_22675703"/>
          </w:placeholder>
          <w:richText/>
        </w:sdtPr>
        <w:sdtContent>
          <w:r w:rsidR="005F08F6">
            <w:rPr>
              <w:rFonts w:ascii="宋体" w:hAnsi="宋体" w:hint="eastAsia"/>
              <w:color w:val="000000"/>
              <w:sz w:val="24"/>
              <w:u w:val="single"/>
            </w:rPr>
            <w:t>一</w:t>
          </w:r>
        </w:sdtContent>
      </w:sdt>
      <w:r w:rsidRPr="008D19BF">
        <w:rPr>
          <w:rFonts w:ascii="宋体" w:hAnsi="宋体" w:cs="宋体"/>
          <w:color w:val="000000"/>
          <w:kern w:val="0"/>
          <w:sz w:val="24"/>
        </w:rPr>
        <w:t>的</w:t>
      </w:r>
      <w:r w:rsidRPr="008D19BF" w:rsidR="00EC0F70">
        <w:rPr>
          <w:rFonts w:ascii="宋体" w:hAnsi="宋体" w:cs="宋体" w:hint="eastAsia"/>
          <w:color w:val="000000"/>
          <w:kern w:val="0"/>
          <w:sz w:val="24"/>
        </w:rPr>
        <w:t>违约金</w:t>
      </w:r>
      <w:r w:rsidRPr="008D19BF">
        <w:rPr>
          <w:rFonts w:ascii="宋体" w:hAnsi="宋体" w:cs="宋体"/>
          <w:color w:val="000000"/>
          <w:kern w:val="0"/>
          <w:sz w:val="24"/>
        </w:rPr>
        <w:t>。</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Pr>
          <w:rFonts w:ascii="宋体" w:hAnsi="宋体" w:cs="宋体"/>
          <w:color w:val="000000"/>
          <w:kern w:val="0"/>
          <w:sz w:val="24"/>
        </w:rPr>
        <w:t>)逾期超过</w:t>
      </w:r>
      <w:sdt>
        <w:sdtPr>
          <w:id w:val="2015016458"/>
          <w:placeholder>
            <w:docPart w:val="DefaultPlaceholder_22675703"/>
          </w:placeholder>
          <w:richText/>
        </w:sdtPr>
        <w:sdtContent>
          <w:r w:rsidR="005F08F6">
            <w:rPr>
              <w:rFonts w:ascii="宋体" w:hAnsi="宋体" w:hint="eastAsia"/>
              <w:color w:val="000000"/>
              <w:sz w:val="24"/>
              <w:u w:val="single"/>
            </w:rPr>
            <w:t>30</w:t>
          </w:r>
        </w:sdtContent>
      </w:sdt>
      <w:r w:rsidRPr="008D19BF">
        <w:rPr>
          <w:rFonts w:ascii="宋体" w:hAnsi="宋体" w:cs="宋体"/>
          <w:color w:val="000000"/>
          <w:kern w:val="0"/>
          <w:sz w:val="24"/>
        </w:rPr>
        <w:t>日</w:t>
      </w:r>
      <w:r w:rsidRPr="008D19BF" w:rsidR="004931FC">
        <w:rPr>
          <w:rFonts w:ascii="宋体" w:hAnsi="宋体" w:cs="宋体" w:hint="eastAsia"/>
          <w:color w:val="000000"/>
          <w:kern w:val="0"/>
          <w:sz w:val="24"/>
        </w:rPr>
        <w:t xml:space="preserve"> </w:t>
      </w:r>
      <w:r w:rsidRPr="008D19BF">
        <w:rPr>
          <w:rFonts w:ascii="宋体" w:hAnsi="宋体" w:cs="宋体"/>
          <w:color w:val="000000"/>
          <w:kern w:val="0"/>
          <w:sz w:val="24"/>
        </w:rPr>
        <w:t>(该期限应当与本条第(</w:t>
      </w:r>
      <w:r w:rsidRPr="008D19BF">
        <w:rPr>
          <w:color w:val="000000"/>
          <w:kern w:val="0"/>
          <w:sz w:val="24"/>
        </w:rPr>
        <w:t>1</w:t>
      </w:r>
      <w:r w:rsidRPr="008D19BF">
        <w:rPr>
          <w:rFonts w:ascii="宋体" w:hAnsi="宋体" w:cs="宋体"/>
          <w:color w:val="000000"/>
          <w:kern w:val="0"/>
          <w:sz w:val="24"/>
        </w:rPr>
        <w:t>)项中的期限相同)后，出卖人有权解除合同。出卖人解除合同的，应当书面通知买受人。买受人应当自解除合同通知送达之日起</w:t>
      </w:r>
      <w:sdt>
        <w:sdtPr>
          <w:id w:val="1702061415"/>
          <w:placeholder>
            <w:docPart w:val="DefaultPlaceholder_22675703"/>
          </w:placeholder>
          <w:richText/>
        </w:sdtPr>
        <w:sdtContent>
          <w:r w:rsidR="005F08F6">
            <w:rPr>
              <w:rFonts w:ascii="宋体" w:hAnsi="宋体" w:hint="eastAsia"/>
              <w:color w:val="000000"/>
              <w:sz w:val="24"/>
              <w:u w:val="single"/>
            </w:rPr>
            <w:t>15</w:t>
          </w:r>
        </w:sdtContent>
      </w:sdt>
      <w:r w:rsidRPr="008D19BF">
        <w:rPr>
          <w:rFonts w:ascii="宋体" w:hAnsi="宋体" w:cs="宋体"/>
          <w:color w:val="000000"/>
          <w:kern w:val="0"/>
          <w:sz w:val="24"/>
        </w:rPr>
        <w:t>日内按照累计应付款的</w:t>
      </w:r>
      <w:sdt>
        <w:sdtPr>
          <w:id w:val="1661023226"/>
          <w:placeholder>
            <w:docPart w:val="DefaultPlaceholder_22675703"/>
          </w:placeholder>
          <w:richText/>
        </w:sdtPr>
        <w:sdtContent>
          <w:r w:rsidR="005F08F6">
            <w:rPr>
              <w:rFonts w:ascii="宋体" w:hAnsi="宋体" w:hint="eastAsia"/>
              <w:color w:val="000000"/>
              <w:sz w:val="24"/>
              <w:u w:val="single"/>
            </w:rPr>
            <w:t>10</w:t>
          </w:r>
        </w:sdtContent>
      </w:sdt>
      <w:r w:rsidRPr="008D19BF">
        <w:rPr>
          <w:rFonts w:ascii="宋体" w:hAnsi="宋体" w:cs="宋体"/>
          <w:color w:val="000000"/>
          <w:kern w:val="0"/>
          <w:sz w:val="24"/>
        </w:rPr>
        <w:t>%向出卖人支付违约金，同时，出卖人退还买受人已付全部房款(含已付贷款部分)。</w:t>
      </w:r>
    </w:p>
    <w:p w:rsidR="00116D61" w:rsidRPr="008D19BF" w:rsidP="00EB1E22">
      <w:pPr>
        <w:widowControl/>
        <w:spacing w:line="480" w:lineRule="auto"/>
        <w:ind w:firstLine="480"/>
        <w:jc w:val="left"/>
        <w:rPr>
          <w:rFonts w:ascii="宋体" w:hAnsi="宋体" w:cs="宋体"/>
          <w:color w:val="000000"/>
          <w:kern w:val="0"/>
          <w:sz w:val="24"/>
        </w:rPr>
      </w:pPr>
      <w:r w:rsidRPr="008D19BF">
        <w:rPr>
          <w:rFonts w:ascii="宋体" w:hAnsi="宋体" w:cs="宋体"/>
          <w:color w:val="000000"/>
          <w:kern w:val="0"/>
          <w:sz w:val="24"/>
        </w:rPr>
        <w:t>出卖人不解除合同的，买受人按日计算向出卖人支付逾期应付款万分之</w:t>
      </w:r>
      <w:sdt>
        <w:sdtPr>
          <w:id w:val="1987832760"/>
          <w:placeholder>
            <w:docPart w:val="DefaultPlaceholder_22675703"/>
          </w:placeholder>
          <w:richText/>
        </w:sdtPr>
        <w:sdtContent>
          <w:r w:rsidR="005F08F6">
            <w:rPr>
              <w:rFonts w:ascii="宋体" w:hAnsi="宋体" w:hint="eastAsia"/>
              <w:color w:val="000000"/>
              <w:u w:val="single"/>
            </w:rPr>
            <w:t>三</w:t>
          </w:r>
        </w:sdtContent>
      </w:sdt>
      <w:r w:rsidRPr="008D19BF">
        <w:rPr>
          <w:rFonts w:ascii="宋体" w:hAnsi="宋体" w:cs="宋体"/>
          <w:color w:val="000000"/>
          <w:kern w:val="0"/>
          <w:sz w:val="24"/>
        </w:rPr>
        <w:t>(该比率不低于第(</w:t>
      </w:r>
      <w:r w:rsidRPr="008D19BF">
        <w:rPr>
          <w:color w:val="000000"/>
          <w:kern w:val="0"/>
          <w:sz w:val="24"/>
        </w:rPr>
        <w:t>1</w:t>
      </w:r>
      <w:r w:rsidRPr="008D19BF">
        <w:rPr>
          <w:rFonts w:ascii="宋体" w:hAnsi="宋体" w:cs="宋体"/>
          <w:color w:val="000000"/>
          <w:kern w:val="0"/>
          <w:sz w:val="24"/>
        </w:rPr>
        <w:t>)项中的比率)的违约金。</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本条所称逾期应付款是指依照第七条及附件四约定的到期应付款与该期实际已付款的差额；采取分期付款的，按照相应的分期应付款与该期的实际已付款的差额确定。</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2</w:t>
      </w:r>
      <w:r w:rsidRPr="008D19BF" w:rsidR="00685F68">
        <w:rPr>
          <w:rFonts w:ascii="宋体" w:hAnsi="宋体" w:cs="宋体" w:hint="eastAsia"/>
          <w:color w:val="000000"/>
          <w:kern w:val="0"/>
          <w:sz w:val="24"/>
        </w:rPr>
        <w:t>、</w:t>
      </w:r>
      <w:sdt>
        <w:sdtPr>
          <w:id w:val="357305168"/>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w:t>
      </w:r>
    </w:p>
    <w:p w:rsidR="00116D61" w:rsidRPr="008D19BF" w:rsidP="00083FE2">
      <w:pPr>
        <w:widowControl/>
        <w:spacing w:before="312" w:beforeLines="100" w:after="312" w:afterLines="100" w:line="480" w:lineRule="auto"/>
        <w:ind w:firstLine="420" w:firstLineChars="150"/>
        <w:rPr>
          <w:rFonts w:ascii="宋体" w:hAnsi="宋体" w:cs="宋体" w:hint="eastAsia"/>
          <w:b/>
          <w:color w:val="000000"/>
          <w:kern w:val="0"/>
          <w:sz w:val="28"/>
          <w:szCs w:val="28"/>
        </w:rPr>
      </w:pPr>
      <w:r w:rsidRPr="008D19BF">
        <w:rPr>
          <w:rFonts w:ascii="宋体" w:hAnsi="宋体" w:cs="宋体" w:hint="eastAsia"/>
          <w:b/>
          <w:bCs/>
          <w:color w:val="000000"/>
          <w:kern w:val="0"/>
          <w:sz w:val="28"/>
          <w:szCs w:val="28"/>
        </w:rPr>
        <w:t>第四章</w:t>
      </w:r>
      <w:r w:rsidRPr="008D19BF" w:rsidR="008C6561">
        <w:rPr>
          <w:rFonts w:ascii="宋体" w:hAnsi="宋体" w:cs="宋体" w:hint="eastAsia"/>
          <w:b/>
          <w:bCs/>
          <w:color w:val="000000"/>
          <w:kern w:val="0"/>
          <w:sz w:val="28"/>
          <w:szCs w:val="28"/>
        </w:rPr>
        <w:t xml:space="preserve"> </w:t>
      </w:r>
      <w:r w:rsidRPr="008D19BF" w:rsidR="008C6561">
        <w:rPr>
          <w:rFonts w:ascii="黑体" w:eastAsia="黑体" w:hAnsi="宋体" w:cs="宋体" w:hint="eastAsia"/>
          <w:bCs/>
          <w:color w:val="000000"/>
          <w:kern w:val="0"/>
          <w:sz w:val="28"/>
          <w:szCs w:val="28"/>
        </w:rPr>
        <w:t xml:space="preserve"> </w:t>
      </w:r>
      <w:r w:rsidRPr="008D19BF">
        <w:rPr>
          <w:rFonts w:ascii="宋体" w:hAnsi="宋体" w:cs="宋体" w:hint="eastAsia"/>
          <w:b/>
          <w:bCs/>
          <w:color w:val="000000"/>
          <w:kern w:val="0"/>
          <w:sz w:val="28"/>
          <w:szCs w:val="28"/>
        </w:rPr>
        <w:t>商品房交付条件与交付手续</w:t>
      </w:r>
    </w:p>
    <w:p w:rsidR="00116D61" w:rsidRPr="008D19BF" w:rsidP="00F605B6">
      <w:pPr>
        <w:widowControl/>
        <w:spacing w:line="480" w:lineRule="auto"/>
        <w:jc w:val="left"/>
        <w:rPr>
          <w:rFonts w:ascii="宋体" w:hAnsi="宋体" w:cs="宋体"/>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第九条</w:t>
      </w:r>
      <w:r w:rsidRPr="008D19BF" w:rsidR="008C6561">
        <w:rPr>
          <w:rFonts w:ascii="宋体" w:hAnsi="宋体" w:cs="宋体" w:hint="eastAsia"/>
          <w:b/>
          <w:color w:val="000000"/>
          <w:kern w:val="0"/>
          <w:sz w:val="24"/>
        </w:rPr>
        <w:t xml:space="preserve">  </w:t>
      </w:r>
      <w:r w:rsidRPr="008D19BF">
        <w:rPr>
          <w:rFonts w:ascii="宋体" w:hAnsi="宋体" w:cs="宋体"/>
          <w:b/>
          <w:color w:val="000000"/>
          <w:kern w:val="0"/>
          <w:sz w:val="24"/>
        </w:rPr>
        <w:t>商品房交付条件</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sidR="0064396E">
        <w:rPr>
          <w:rFonts w:ascii="宋体" w:hAnsi="宋体" w:cs="宋体" w:hint="eastAsia"/>
          <w:color w:val="000000"/>
          <w:kern w:val="0"/>
          <w:sz w:val="24"/>
        </w:rPr>
        <w:t>（一）</w:t>
      </w:r>
      <w:r w:rsidRPr="008D19BF">
        <w:rPr>
          <w:rFonts w:ascii="宋体" w:hAnsi="宋体" w:cs="宋体"/>
          <w:color w:val="000000"/>
          <w:kern w:val="0"/>
          <w:sz w:val="24"/>
        </w:rPr>
        <w:t>该商品房交付时应当符合下列第1、2</w:t>
      </w:r>
      <w:r w:rsidRPr="008D19BF" w:rsidR="00945BA1">
        <w:rPr>
          <w:rFonts w:ascii="宋体" w:hAnsi="宋体" w:cs="宋体"/>
          <w:color w:val="000000"/>
          <w:kern w:val="0"/>
          <w:sz w:val="24"/>
        </w:rPr>
        <w:t>、</w:t>
      </w:r>
      <w:r w:rsidRPr="00BC3A03" w:rsidR="00945BA1">
        <w:rPr>
          <w:rFonts w:ascii="宋体" w:hAnsi="宋体" w:cs="宋体"/>
          <w:color w:val="000000"/>
          <w:kern w:val="0"/>
          <w:sz w:val="24"/>
          <w:u w:val="single"/>
        </w:rPr>
        <w:fldChar w:fldCharType="begin"/>
      </w:r>
      <w:r w:rsidRPr="00BC3A03" w:rsidR="00945BA1">
        <w:rPr>
          <w:rFonts w:ascii="宋体" w:hAnsi="宋体" w:cs="宋体"/>
          <w:color w:val="000000"/>
          <w:kern w:val="0"/>
          <w:sz w:val="24"/>
          <w:u w:val="single"/>
        </w:rPr>
        <w:instrText xml:space="preserve"> DOCPROPERTY  r_jj_housecard_tag  \* MERGEFORMAT </w:instrText>
      </w:r>
      <w:r w:rsidRPr="00BC3A03" w:rsidR="00945BA1">
        <w:rPr>
          <w:rFonts w:ascii="宋体" w:hAnsi="宋体" w:cs="宋体"/>
          <w:color w:val="000000"/>
          <w:kern w:val="0"/>
          <w:sz w:val="24"/>
          <w:u w:val="single"/>
        </w:rPr>
        <w:fldChar w:fldCharType="separate"/>
      </w:r>
      <w:r w:rsidRPr="00BC3A03" w:rsidR="00945BA1">
        <w:rPr>
          <w:rFonts w:ascii="宋体" w:hAnsi="宋体" w:cs="宋体"/>
          <w:color w:val="000000"/>
          <w:kern w:val="0"/>
          <w:sz w:val="24"/>
          <w:u w:val="single"/>
        </w:rPr>
        <w:t>{</w:t>
      </w:r>
      <w:r w:rsidRPr="00BC3A03" w:rsidR="00945BA1">
        <w:rPr>
          <w:rFonts w:ascii="宋体" w:hAnsi="宋体" w:cs="宋体"/>
          <w:color w:val="000000"/>
          <w:kern w:val="0"/>
          <w:sz w:val="24"/>
          <w:u w:val="single"/>
        </w:rPr>
        <w:t>{jj_housecard_tag}}</w:t>
      </w:r>
      <w:r w:rsidRPr="00BC3A03" w:rsidR="00945BA1">
        <w:rPr>
          <w:rFonts w:ascii="宋体" w:hAnsi="宋体" w:cs="宋体"/>
          <w:color w:val="000000"/>
          <w:kern w:val="0"/>
          <w:sz w:val="24"/>
          <w:u w:val="single"/>
        </w:rPr>
        <w:fldChar w:fldCharType="end"/>
      </w:r>
      <w:r w:rsidRPr="008D19BF">
        <w:rPr>
          <w:rFonts w:ascii="宋体" w:hAnsi="宋体" w:cs="宋体"/>
          <w:color w:val="000000"/>
          <w:kern w:val="0"/>
          <w:sz w:val="24"/>
        </w:rPr>
        <w:t>、</w:t>
      </w:r>
      <w:sdt>
        <w:sdtPr>
          <w:id w:val="1878799974"/>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项所列条件：</w:t>
      </w:r>
    </w:p>
    <w:p w:rsidR="00116D61" w:rsidRPr="008D19BF" w:rsidP="00D75817">
      <w:pPr>
        <w:widowControl/>
        <w:spacing w:line="560" w:lineRule="exact"/>
        <w:ind w:firstLine="480" w:firstLineChars="200"/>
        <w:jc w:val="left"/>
        <w:rPr>
          <w:rFonts w:hAnsi="宋体"/>
          <w:color w:val="000000"/>
          <w:kern w:val="0"/>
          <w:sz w:val="24"/>
        </w:rPr>
      </w:pPr>
      <w:r w:rsidRPr="008D19BF">
        <w:rPr>
          <w:color w:val="000000"/>
          <w:kern w:val="0"/>
          <w:sz w:val="24"/>
        </w:rPr>
        <w:t>1</w:t>
      </w:r>
      <w:r w:rsidRPr="008D19BF" w:rsidR="00371E23">
        <w:rPr>
          <w:rFonts w:ascii="宋体" w:hAnsi="宋体" w:cs="宋体" w:hint="eastAsia"/>
          <w:color w:val="000000"/>
          <w:kern w:val="0"/>
          <w:sz w:val="24"/>
        </w:rPr>
        <w:t>、</w:t>
      </w:r>
      <w:r w:rsidRPr="008D19BF" w:rsidR="00252F30">
        <w:rPr>
          <w:rFonts w:ascii="宋体" w:hAnsi="宋体" w:cs="宋体"/>
          <w:color w:val="000000"/>
          <w:kern w:val="0"/>
          <w:sz w:val="24"/>
        </w:rPr>
        <w:t>【</w:t>
      </w:r>
      <w:sdt>
        <w:sdtPr>
          <w:id w:val="1259926200"/>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252F30">
        <w:rPr>
          <w:rFonts w:ascii="宋体" w:hAnsi="宋体" w:cs="宋体"/>
          <w:color w:val="000000"/>
          <w:kern w:val="0"/>
          <w:sz w:val="24"/>
        </w:rPr>
        <w:t>该商品房已取得建设工程竣工验收备案证明文件</w:t>
      </w:r>
      <w:r w:rsidRPr="008D19BF" w:rsidR="00252F30">
        <w:rPr>
          <w:rFonts w:ascii="宋体" w:hAnsi="宋体" w:cs="宋体"/>
          <w:color w:val="000000"/>
          <w:kern w:val="0"/>
          <w:sz w:val="24"/>
        </w:rPr>
        <w:t>】【</w:t>
      </w:r>
      <w:sdt>
        <w:sdtPr>
          <w:id w:val="1479677699"/>
          <w14:checkbox>
            <w14:checked w14:val="1"/>
            <w14:checkedState w14:val="221a" w14:font="宋体"/>
            <w14:uncheckedState w14:val="2610" w14:font="MS Gothic"/>
          </w14:checkbox>
        </w:sdtPr>
        <w:sdtContent>
          <w:r>
            <w:rPr>
              <w:rFonts w:ascii="宋体" w:eastAsia="宋体" w:hAnsi="宋体" w:cs="宋体"/>
            </w:rPr>
            <w:t>√</w:t>
          </w:r>
        </w:sdtContent>
      </w:sdt>
      <w:r w:rsidRPr="008D19BF" w:rsidR="00252F30">
        <w:rPr>
          <w:rFonts w:ascii="宋体" w:hAnsi="宋体" w:cs="宋体"/>
          <w:color w:val="000000"/>
          <w:kern w:val="0"/>
          <w:sz w:val="24"/>
        </w:rPr>
        <w:t>该商品房已经取</w:t>
      </w:r>
      <w:r w:rsidRPr="008D19BF" w:rsidR="00E82F8F">
        <w:rPr>
          <w:rFonts w:hAnsi="宋体" w:hint="eastAsia"/>
          <w:color w:val="000000"/>
          <w:kern w:val="0"/>
          <w:sz w:val="24"/>
        </w:rPr>
        <w:t>得建设工程竣工验收报告，并经过相关部门联合验收合格</w:t>
      </w:r>
      <w:r w:rsidRPr="008D19BF" w:rsidR="00252F30">
        <w:rPr>
          <w:rFonts w:ascii="宋体" w:hAnsi="宋体" w:cs="宋体"/>
          <w:color w:val="000000"/>
          <w:kern w:val="0"/>
          <w:sz w:val="24"/>
        </w:rPr>
        <w:t>】</w:t>
      </w:r>
      <w:r w:rsidRPr="008D19BF" w:rsidR="00371E23">
        <w:rPr>
          <w:rFonts w:hAnsi="宋体" w:hint="eastAsia"/>
          <w:color w:val="000000"/>
          <w:kern w:val="0"/>
          <w:sz w:val="24"/>
        </w:rPr>
        <w:t>；</w:t>
      </w:r>
    </w:p>
    <w:p w:rsidR="00371E23" w:rsidRPr="008D19BF" w:rsidP="00371E23">
      <w:pPr>
        <w:widowControl/>
        <w:spacing w:line="560" w:lineRule="exact"/>
        <w:ind w:firstLine="240" w:firstLineChars="100"/>
        <w:jc w:val="left"/>
        <w:rPr>
          <w:rFonts w:hAnsi="宋体" w:hint="eastAsia"/>
          <w:color w:val="000000"/>
          <w:kern w:val="0"/>
          <w:sz w:val="24"/>
        </w:rPr>
      </w:pPr>
      <w:r w:rsidRPr="008D19BF" w:rsidR="00116D61">
        <w:rPr>
          <w:rFonts w:ascii="宋体" w:hAnsi="宋体" w:cs="宋体"/>
          <w:color w:val="000000"/>
          <w:kern w:val="0"/>
          <w:sz w:val="24"/>
        </w:rPr>
        <w:t>　</w:t>
      </w:r>
      <w:r w:rsidRPr="008D19BF">
        <w:rPr>
          <w:rFonts w:hAnsi="宋体" w:hint="eastAsia"/>
          <w:color w:val="000000"/>
          <w:kern w:val="0"/>
          <w:sz w:val="24"/>
        </w:rPr>
        <w:t>2、该商品房已取得房屋实测报告；</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sidR="00480F97">
        <w:rPr>
          <w:color w:val="000000"/>
          <w:kern w:val="0"/>
          <w:sz w:val="24"/>
        </w:rPr>
        <w:t>3</w:t>
      </w:r>
      <w:r w:rsidRPr="008D19BF" w:rsidR="00866F5D">
        <w:rPr>
          <w:color w:val="000000"/>
          <w:kern w:val="0"/>
          <w:sz w:val="24"/>
        </w:rPr>
        <w:t>、</w:t>
      </w:r>
      <w:r w:rsidRPr="008D19BF" w:rsidR="00480F97">
        <w:rPr>
          <w:color w:val="000000"/>
          <w:kern w:val="0"/>
          <w:sz w:val="24"/>
        </w:rPr>
        <w:t>该商品房已取得不动产权证（商品房分户证）</w:t>
      </w:r>
      <w:r w:rsidRPr="008D19BF" w:rsidR="00985EB5">
        <w:rPr>
          <w:rFonts w:hAnsi="宋体" w:hint="eastAsia"/>
          <w:color w:val="000000"/>
          <w:kern w:val="0"/>
          <w:sz w:val="24"/>
        </w:rPr>
        <w:t>；</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sidR="00371E23">
        <w:rPr>
          <w:rFonts w:ascii="宋体" w:hAnsi="宋体" w:cs="宋体" w:hint="eastAsia"/>
          <w:color w:val="000000"/>
          <w:kern w:val="0"/>
          <w:sz w:val="24"/>
        </w:rPr>
        <w:t xml:space="preserve">  </w:t>
      </w:r>
      <w:r w:rsidRPr="008D19BF" w:rsidR="00371E23">
        <w:rPr>
          <w:color w:val="000000"/>
          <w:kern w:val="0"/>
          <w:sz w:val="24"/>
        </w:rPr>
        <w:t>4</w:t>
      </w:r>
      <w:r w:rsidRPr="008D19BF" w:rsidR="00371E23">
        <w:rPr>
          <w:rFonts w:ascii="宋体" w:hAnsi="宋体" w:cs="宋体" w:hint="eastAsia"/>
          <w:color w:val="000000"/>
          <w:kern w:val="0"/>
          <w:sz w:val="24"/>
        </w:rPr>
        <w:t>、</w:t>
      </w:r>
      <w:sdt>
        <w:sdtPr>
          <w:id w:val="1023113227"/>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 xml:space="preserve"> 。</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该商品房为住宅的，出卖人还需提供《住宅使用说明书》和《住宅质量保证书》。</w:t>
      </w:r>
    </w:p>
    <w:p w:rsidR="00116D61" w:rsidRPr="008D19BF" w:rsidP="00932B88">
      <w:pPr>
        <w:widowControl/>
        <w:spacing w:line="560" w:lineRule="exact"/>
        <w:ind w:firstLine="240" w:firstLineChars="100"/>
        <w:jc w:val="left"/>
        <w:rPr>
          <w:rFonts w:hAnsi="宋体"/>
          <w:color w:val="000000"/>
          <w:kern w:val="0"/>
          <w:sz w:val="24"/>
        </w:rPr>
      </w:pPr>
      <w:r w:rsidRPr="008D19BF">
        <w:rPr>
          <w:rFonts w:ascii="宋体" w:hAnsi="宋体" w:cs="宋体"/>
          <w:color w:val="000000"/>
          <w:kern w:val="0"/>
          <w:sz w:val="24"/>
        </w:rPr>
        <w:t>　</w:t>
      </w:r>
      <w:r w:rsidRPr="008D19BF" w:rsidR="00C404C2">
        <w:rPr>
          <w:rFonts w:ascii="黑体" w:eastAsia="黑体" w:hAnsi="宋体" w:cs="宋体" w:hint="eastAsia"/>
          <w:color w:val="000000"/>
          <w:kern w:val="0"/>
          <w:sz w:val="24"/>
        </w:rPr>
        <w:t>（</w:t>
      </w:r>
      <w:r w:rsidRPr="008D19BF" w:rsidR="00C404C2">
        <w:rPr>
          <w:rFonts w:hAnsi="宋体" w:hint="eastAsia"/>
          <w:color w:val="000000"/>
          <w:kern w:val="0"/>
          <w:sz w:val="24"/>
        </w:rPr>
        <w:t>二）商品房基础设施设备交付条件</w:t>
      </w:r>
    </w:p>
    <w:p w:rsidR="00116D61" w:rsidRPr="008D19BF" w:rsidP="00F359DC">
      <w:pPr>
        <w:widowControl/>
        <w:spacing w:line="480" w:lineRule="auto"/>
        <w:ind w:firstLine="480"/>
        <w:jc w:val="left"/>
        <w:rPr>
          <w:rFonts w:ascii="宋体" w:hAnsi="宋体" w:cs="宋体"/>
          <w:color w:val="000000"/>
          <w:kern w:val="0"/>
          <w:sz w:val="24"/>
        </w:rPr>
      </w:pPr>
      <w:r w:rsidRPr="008D19BF">
        <w:rPr>
          <w:color w:val="000000"/>
          <w:kern w:val="0"/>
          <w:sz w:val="24"/>
        </w:rPr>
        <w:t>1</w:t>
      </w:r>
      <w:r w:rsidRPr="008D19BF" w:rsidR="00932B88">
        <w:rPr>
          <w:rFonts w:ascii="宋体" w:hAnsi="宋体" w:cs="宋体" w:hint="eastAsia"/>
          <w:color w:val="000000"/>
          <w:kern w:val="0"/>
          <w:sz w:val="24"/>
        </w:rPr>
        <w:t>、</w:t>
      </w:r>
      <w:r w:rsidRPr="008D19BF">
        <w:rPr>
          <w:rFonts w:ascii="宋体" w:hAnsi="宋体" w:cs="宋体"/>
          <w:color w:val="000000"/>
          <w:kern w:val="0"/>
          <w:sz w:val="24"/>
        </w:rPr>
        <w:t>供水、排水：交付时供水、排水配套设施齐全，并与城市公共供水、排水管网连接。使用自建设施供水的，供水的水质符合国家规定的饮用水卫生标准</w:t>
      </w:r>
      <w:r w:rsidR="00685F68">
        <w:rPr>
          <w:rFonts w:ascii="宋体" w:hAnsi="宋体" w:cs="宋体"/>
          <w:color w:val="000000"/>
          <w:kern w:val="0"/>
          <w:sz w:val="24"/>
        </w:rPr>
        <w:t>，</w:t>
      </w:r>
      <w:sdt>
        <w:sdtPr>
          <w:id w:val="2011540050"/>
          <w:placeholder>
            <w:docPart w:val="DefaultPlaceholder_22675703"/>
          </w:placeholder>
          <w:richText/>
        </w:sdtPr>
        <w:sdtContent>
          <w:r w:rsidRPr="005F08F6" w:rsidR="005F08F6">
            <w:rPr>
              <w:rFonts w:ascii="宋体" w:hAnsi="宋体" w:hint="eastAsia"/>
              <w:color w:val="000000"/>
              <w:sz w:val="24"/>
              <w:u w:val="single"/>
            </w:rPr>
            <w:t>自来水公司供水</w:t>
          </w:r>
        </w:sdtContent>
      </w:sdt>
      <w:r w:rsidRPr="008D19BF">
        <w:rPr>
          <w:rFonts w:ascii="宋体" w:hAnsi="宋体" w:cs="宋体"/>
          <w:color w:val="000000"/>
          <w:kern w:val="0"/>
          <w:sz w:val="24"/>
        </w:rPr>
        <w:t>；</w:t>
      </w:r>
    </w:p>
    <w:p w:rsidR="008C6561" w:rsidRPr="008D19BF" w:rsidP="00F359DC">
      <w:pPr>
        <w:widowControl/>
        <w:spacing w:line="480" w:lineRule="auto"/>
        <w:ind w:firstLine="480"/>
        <w:jc w:val="left"/>
        <w:rPr>
          <w:rFonts w:ascii="宋体" w:hAnsi="宋体" w:cs="宋体"/>
          <w:color w:val="000000"/>
          <w:kern w:val="0"/>
          <w:sz w:val="24"/>
        </w:rPr>
      </w:pPr>
      <w:r w:rsidRPr="008D19BF" w:rsidR="00116D61">
        <w:rPr>
          <w:color w:val="000000"/>
          <w:kern w:val="0"/>
          <w:sz w:val="24"/>
        </w:rPr>
        <w:t>2</w:t>
      </w:r>
      <w:r w:rsidRPr="008D19BF" w:rsidR="00DD1813">
        <w:rPr>
          <w:rFonts w:ascii="宋体" w:hAnsi="宋体" w:cs="宋体" w:hint="eastAsia"/>
          <w:color w:val="000000"/>
          <w:kern w:val="0"/>
          <w:sz w:val="24"/>
        </w:rPr>
        <w:t>、</w:t>
      </w:r>
      <w:r w:rsidRPr="008D19BF" w:rsidR="00116D61">
        <w:rPr>
          <w:rFonts w:ascii="宋体" w:hAnsi="宋体" w:cs="宋体"/>
          <w:color w:val="000000"/>
          <w:kern w:val="0"/>
          <w:sz w:val="24"/>
        </w:rPr>
        <w:t>供电：交付时纳入城市供电网络并正式供电</w:t>
      </w:r>
      <w:r w:rsidR="00685F68">
        <w:rPr>
          <w:rFonts w:ascii="宋体" w:hAnsi="宋体" w:cs="宋体"/>
          <w:color w:val="000000"/>
          <w:kern w:val="0"/>
          <w:sz w:val="24"/>
        </w:rPr>
        <w:t>，</w:t>
      </w:r>
      <w:sdt>
        <w:sdtPr>
          <w:id w:val="265757622"/>
          <w:placeholder>
            <w:docPart w:val="DefaultPlaceholder_22675703"/>
          </w:placeholder>
          <w:richText/>
        </w:sdtPr>
        <w:sdtContent>
          <w:r w:rsidRPr="005F08F6" w:rsidR="005F08F6">
            <w:rPr>
              <w:rFonts w:ascii="宋体" w:hAnsi="宋体" w:hint="eastAsia"/>
              <w:color w:val="000000"/>
              <w:sz w:val="24"/>
              <w:u w:val="single"/>
            </w:rPr>
            <w:t>国网湖南省电力公司株洲供电分公司供电</w:t>
          </w:r>
        </w:sdtContent>
      </w:sdt>
      <w:r w:rsidRPr="008D19BF">
        <w:rPr>
          <w:rFonts w:ascii="宋体" w:hAnsi="宋体"/>
          <w:color w:val="000000"/>
          <w:sz w:val="24"/>
        </w:rPr>
        <w:t>；</w:t>
      </w:r>
    </w:p>
    <w:p w:rsidR="008C6561" w:rsidRPr="008D19BF" w:rsidP="00F359DC">
      <w:pPr>
        <w:widowControl/>
        <w:spacing w:line="480" w:lineRule="auto"/>
        <w:ind w:firstLine="480"/>
        <w:jc w:val="left"/>
        <w:rPr>
          <w:rFonts w:ascii="宋体" w:hAnsi="宋体" w:cs="宋体"/>
          <w:color w:val="000000"/>
          <w:kern w:val="0"/>
          <w:sz w:val="24"/>
        </w:rPr>
      </w:pPr>
      <w:r w:rsidRPr="008D19BF" w:rsidR="00F259EB">
        <w:rPr>
          <w:color w:val="000000"/>
          <w:kern w:val="0"/>
          <w:sz w:val="24"/>
        </w:rPr>
        <w:t>3</w:t>
      </w:r>
      <w:r w:rsidRPr="008D19BF" w:rsidR="00F259EB">
        <w:rPr>
          <w:rFonts w:ascii="宋体" w:hAnsi="宋体" w:cs="宋体" w:hint="eastAsia"/>
          <w:color w:val="000000"/>
          <w:kern w:val="0"/>
          <w:sz w:val="24"/>
        </w:rPr>
        <w:t>、</w:t>
      </w:r>
      <w:r w:rsidRPr="008D19BF" w:rsidR="00116D61">
        <w:rPr>
          <w:rFonts w:ascii="宋体" w:hAnsi="宋体" w:cs="宋体"/>
          <w:color w:val="000000"/>
          <w:kern w:val="0"/>
          <w:sz w:val="24"/>
        </w:rPr>
        <w:t>燃气：交付时完成室内燃气管道的敷设，并与城市燃气管网连接，保证燃气供应</w:t>
      </w:r>
      <w:r w:rsidR="00685F68">
        <w:rPr>
          <w:rFonts w:ascii="宋体" w:hAnsi="宋体" w:cs="宋体"/>
          <w:color w:val="000000"/>
          <w:kern w:val="0"/>
          <w:sz w:val="24"/>
        </w:rPr>
        <w:t>，</w:t>
      </w:r>
      <w:sdt>
        <w:sdtPr>
          <w:id w:val="1158787841"/>
          <w:placeholder>
            <w:docPart w:val="DefaultPlaceholder_22675703"/>
          </w:placeholder>
          <w:richText/>
        </w:sdtPr>
        <w:sdtContent>
          <w:r w:rsidRPr="005F08F6" w:rsidR="005F08F6">
            <w:rPr>
              <w:rFonts w:ascii="宋体" w:hAnsi="宋体" w:hint="eastAsia"/>
              <w:color w:val="000000"/>
              <w:sz w:val="24"/>
              <w:u w:val="single"/>
            </w:rPr>
            <w:t>铺设燃气管道、无燃气设备</w:t>
          </w:r>
        </w:sdtContent>
      </w:sdt>
      <w:r w:rsidRPr="008D19BF">
        <w:rPr>
          <w:rFonts w:ascii="宋体" w:hAnsi="宋体" w:cs="宋体"/>
          <w:color w:val="000000"/>
          <w:kern w:val="0"/>
          <w:sz w:val="24"/>
        </w:rPr>
        <w:t>；</w:t>
      </w:r>
    </w:p>
    <w:p w:rsidR="00116D61" w:rsidRPr="008D19BF" w:rsidP="00151517">
      <w:pPr>
        <w:widowControl/>
        <w:spacing w:line="560" w:lineRule="exact"/>
        <w:ind w:firstLine="240" w:firstLineChars="100"/>
        <w:jc w:val="left"/>
        <w:rPr>
          <w:rFonts w:hAnsi="宋体"/>
          <w:color w:val="000000"/>
          <w:kern w:val="0"/>
          <w:sz w:val="24"/>
        </w:rPr>
      </w:pPr>
      <w:r w:rsidRPr="008D19BF" w:rsidR="0019346B">
        <w:rPr>
          <w:rFonts w:ascii="宋体" w:hAnsi="宋体" w:cs="宋体"/>
          <w:color w:val="000000"/>
          <w:kern w:val="0"/>
          <w:sz w:val="24"/>
        </w:rPr>
        <w:t>　</w:t>
      </w:r>
      <w:r w:rsidRPr="008D19BF" w:rsidR="0019346B">
        <w:rPr>
          <w:color w:val="000000"/>
          <w:kern w:val="0"/>
          <w:sz w:val="24"/>
        </w:rPr>
        <w:t>4</w:t>
      </w:r>
      <w:r w:rsidRPr="008D19BF" w:rsidR="0019346B">
        <w:rPr>
          <w:rFonts w:hAnsi="宋体" w:hint="eastAsia"/>
          <w:color w:val="000000"/>
          <w:kern w:val="0"/>
          <w:sz w:val="24"/>
        </w:rPr>
        <w:t>、电话通信、 有线电视、 宽带网络：交付时线路敷设到户。</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以上第</w:t>
      </w:r>
      <w:r w:rsidRPr="008D19BF">
        <w:rPr>
          <w:color w:val="000000"/>
          <w:kern w:val="0"/>
          <w:sz w:val="24"/>
        </w:rPr>
        <w:t>1、2</w:t>
      </w:r>
      <w:r w:rsidRPr="008D19BF">
        <w:rPr>
          <w:rFonts w:ascii="宋体" w:hAnsi="宋体" w:cs="宋体"/>
          <w:color w:val="000000"/>
          <w:kern w:val="0"/>
          <w:sz w:val="24"/>
        </w:rPr>
        <w:t>项由出卖人负责办理开通手续并承担相关费用；第</w:t>
      </w:r>
      <w:r w:rsidRPr="008D19BF" w:rsidR="00352B29">
        <w:rPr>
          <w:color w:val="000000"/>
          <w:kern w:val="0"/>
          <w:sz w:val="24"/>
        </w:rPr>
        <w:t>3、4</w:t>
      </w:r>
      <w:r w:rsidRPr="008D19BF">
        <w:rPr>
          <w:rFonts w:ascii="宋体" w:hAnsi="宋体" w:cs="宋体"/>
          <w:color w:val="000000"/>
          <w:kern w:val="0"/>
          <w:sz w:val="24"/>
        </w:rPr>
        <w:t>项需要买受人自行办理开通手续。</w:t>
      </w:r>
    </w:p>
    <w:p w:rsidR="00BD48BA" w:rsidRPr="008D19BF" w:rsidP="00BD48BA">
      <w:pPr>
        <w:widowControl/>
        <w:spacing w:line="560" w:lineRule="exact"/>
        <w:ind w:firstLine="360" w:firstLineChars="150"/>
        <w:jc w:val="left"/>
        <w:rPr>
          <w:rFonts w:hAnsi="宋体" w:hint="eastAsia"/>
          <w:color w:val="000000"/>
          <w:kern w:val="0"/>
          <w:sz w:val="24"/>
        </w:rPr>
      </w:pPr>
      <w:r w:rsidRPr="008D19BF">
        <w:rPr>
          <w:rFonts w:hAnsi="宋体" w:hint="eastAsia"/>
          <w:color w:val="000000"/>
          <w:kern w:val="0"/>
          <w:sz w:val="24"/>
        </w:rPr>
        <w:t>（三）</w:t>
      </w:r>
      <w:r w:rsidRPr="008D19BF">
        <w:rPr>
          <w:rFonts w:ascii="宋体" w:hAnsi="宋体" w:cs="宋体" w:hint="eastAsia"/>
          <w:color w:val="000000"/>
          <w:kern w:val="0"/>
          <w:sz w:val="24"/>
        </w:rPr>
        <w:t>商品房公共服务及其他配套设施（规划的车位、车库、物业服务用房、医疗卫生机构、幼儿园、学校等以建设工程规划许可为准）已经取得株洲市</w:t>
      </w:r>
      <w:r w:rsidRPr="008D19BF" w:rsidR="005D2126">
        <w:rPr>
          <w:rFonts w:ascii="宋体" w:hAnsi="宋体" w:cs="宋体" w:hint="eastAsia"/>
          <w:color w:val="000000"/>
          <w:kern w:val="0"/>
          <w:sz w:val="24"/>
        </w:rPr>
        <w:t>联合验收合格证明文件。关于本项目内相关设施设备的具体约定见附件五</w:t>
      </w:r>
      <w:r w:rsidRPr="008D19BF">
        <w:rPr>
          <w:rFonts w:ascii="宋体" w:hAnsi="宋体" w:cs="宋体" w:hint="eastAsia"/>
          <w:color w:val="000000"/>
          <w:kern w:val="0"/>
          <w:sz w:val="24"/>
        </w:rPr>
        <w:t>。</w:t>
      </w:r>
    </w:p>
    <w:p w:rsidR="00116D61" w:rsidRPr="008D19BF" w:rsidP="00BD48BA">
      <w:pPr>
        <w:widowControl/>
        <w:spacing w:line="480" w:lineRule="auto"/>
        <w:jc w:val="left"/>
        <w:rPr>
          <w:rFonts w:ascii="宋体" w:hAnsi="宋体" w:cs="宋体"/>
          <w:color w:val="000000"/>
          <w:kern w:val="0"/>
          <w:sz w:val="24"/>
        </w:rPr>
      </w:pPr>
    </w:p>
    <w:p w:rsidR="00116D61" w:rsidRPr="008D19BF" w:rsidP="00F605B6">
      <w:pPr>
        <w:widowControl/>
        <w:spacing w:line="480" w:lineRule="auto"/>
        <w:jc w:val="left"/>
        <w:rPr>
          <w:rFonts w:ascii="宋体" w:hAnsi="宋体" w:cs="宋体" w:hint="eastAsia"/>
          <w:b/>
          <w:color w:val="000000"/>
          <w:kern w:val="0"/>
          <w:sz w:val="24"/>
        </w:rPr>
      </w:pPr>
      <w:r w:rsidRPr="008D19BF">
        <w:rPr>
          <w:rFonts w:ascii="宋体" w:hAnsi="宋体" w:cs="宋体"/>
          <w:color w:val="000000"/>
          <w:kern w:val="0"/>
          <w:sz w:val="24"/>
        </w:rPr>
        <w:t>　　</w:t>
      </w:r>
      <w:r w:rsidRPr="008D19BF" w:rsidR="004F6FF6">
        <w:rPr>
          <w:rFonts w:ascii="宋体" w:hAnsi="宋体" w:cs="宋体"/>
          <w:b/>
          <w:color w:val="000000"/>
          <w:kern w:val="0"/>
          <w:sz w:val="24"/>
        </w:rPr>
        <w:t>第十</w:t>
      </w:r>
      <w:r w:rsidRPr="008D19BF">
        <w:rPr>
          <w:rFonts w:ascii="宋体" w:hAnsi="宋体" w:cs="宋体"/>
          <w:b/>
          <w:color w:val="000000"/>
          <w:kern w:val="0"/>
          <w:sz w:val="24"/>
        </w:rPr>
        <w:t>条 交付时间和手续</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(一)出卖人应当在</w:t>
      </w:r>
      <w:sdt>
        <w:sdtPr>
          <w:id w:val="269629752"/>
          <w:placeholder>
            <w:docPart w:val="DefaultPlaceholder_22675703"/>
          </w:placeholder>
          <w:richText/>
        </w:sdtPr>
        <w:sdtContent>
          <w:r w:rsidRPr="005F08F6" w:rsidR="005F08F6">
            <w:rPr>
              <w:rFonts w:ascii="宋体" w:hAnsi="宋体"/>
              <w:color w:val="000000"/>
              <w:sz w:val="24"/>
              <w:u w:val="single"/>
            </w:rPr>
            <w:t>2023</w:t>
          </w:r>
        </w:sdtContent>
      </w:sdt>
      <w:r w:rsidRPr="008D19BF">
        <w:rPr>
          <w:rFonts w:ascii="宋体" w:hAnsi="宋体" w:cs="宋体"/>
          <w:color w:val="000000"/>
          <w:kern w:val="0"/>
          <w:sz w:val="24"/>
        </w:rPr>
        <w:t>年</w:t>
      </w:r>
      <w:sdt>
        <w:sdtPr>
          <w:id w:val="1517309279"/>
          <w:placeholder>
            <w:docPart w:val="DefaultPlaceholder_22675703"/>
          </w:placeholder>
          <w:richText/>
        </w:sdtPr>
        <w:sdtContent>
          <w:r w:rsidR="005F08F6">
            <w:rPr>
              <w:rFonts w:ascii="宋体" w:hAnsi="宋体" w:hint="eastAsia"/>
              <w:color w:val="000000"/>
              <w:sz w:val="24"/>
              <w:u w:val="single"/>
            </w:rPr>
            <w:t>11</w:t>
          </w:r>
        </w:sdtContent>
      </w:sdt>
      <w:r w:rsidRPr="008D19BF">
        <w:rPr>
          <w:rFonts w:ascii="宋体" w:hAnsi="宋体" w:cs="宋体"/>
          <w:color w:val="000000"/>
          <w:kern w:val="0"/>
          <w:sz w:val="24"/>
        </w:rPr>
        <w:t>月</w:t>
      </w:r>
      <w:sdt>
        <w:sdtPr>
          <w:id w:val="2092766090"/>
          <w:placeholder>
            <w:docPart w:val="DefaultPlaceholder_22675703"/>
          </w:placeholder>
          <w:richText/>
        </w:sdtPr>
        <w:sdtContent>
          <w:r w:rsidR="005F08F6">
            <w:rPr>
              <w:rFonts w:ascii="宋体" w:hAnsi="宋体" w:hint="eastAsia"/>
              <w:color w:val="000000"/>
              <w:sz w:val="24"/>
              <w:u w:val="single"/>
            </w:rPr>
            <w:t>30</w:t>
          </w:r>
        </w:sdtContent>
      </w:sdt>
      <w:r w:rsidRPr="008D19BF" w:rsidR="00D2252F">
        <w:rPr>
          <w:rFonts w:ascii="宋体" w:hAnsi="宋体" w:cs="宋体"/>
          <w:color w:val="000000"/>
          <w:kern w:val="0"/>
          <w:sz w:val="24"/>
        </w:rPr>
        <w:t>日前向买受人交付该商品房【</w:t>
      </w:r>
      <w:sdt>
        <w:sdtPr>
          <w:id w:val="239025028"/>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D2252F">
        <w:rPr>
          <w:rFonts w:ascii="宋体" w:hAnsi="宋体" w:cs="宋体" w:hint="eastAsia"/>
          <w:color w:val="000000"/>
          <w:kern w:val="0"/>
          <w:sz w:val="24"/>
        </w:rPr>
        <w:t>及不动产权证书】（如买卖双方选择了第九条商品房交付条件第3项作为交房条件的，此处【】为必选）。</w:t>
      </w:r>
    </w:p>
    <w:p w:rsidR="00116D61" w:rsidRPr="008D19BF" w:rsidP="00F605B6">
      <w:pPr>
        <w:widowControl/>
        <w:spacing w:line="480" w:lineRule="auto"/>
        <w:jc w:val="left"/>
        <w:rPr>
          <w:rFonts w:ascii="宋体" w:hAnsi="宋体" w:cs="宋体" w:hint="eastAsia"/>
          <w:color w:val="000000"/>
          <w:kern w:val="0"/>
          <w:sz w:val="24"/>
        </w:rPr>
      </w:pPr>
      <w:r w:rsidRPr="008D19BF">
        <w:rPr>
          <w:rFonts w:ascii="宋体" w:hAnsi="宋体" w:cs="宋体"/>
          <w:color w:val="000000"/>
          <w:kern w:val="0"/>
          <w:sz w:val="24"/>
        </w:rPr>
        <w:t>　　(二)</w:t>
      </w:r>
      <w:r w:rsidRPr="008D19BF" w:rsidR="00480F97">
        <w:rPr>
          <w:rFonts w:ascii="宋体" w:hAnsi="宋体" w:cs="宋体"/>
          <w:color w:val="000000"/>
          <w:kern w:val="0"/>
          <w:sz w:val="24"/>
        </w:rPr>
        <w:t>该商品房达到第九条约定的第1项和第2项交付</w:t>
      </w:r>
      <w:r w:rsidRPr="008D19BF">
        <w:rPr>
          <w:rFonts w:ascii="宋体" w:hAnsi="宋体" w:cs="宋体"/>
          <w:color w:val="000000"/>
          <w:kern w:val="0"/>
          <w:sz w:val="24"/>
        </w:rPr>
        <w:t>条件后，出卖人应当在交付日期届满前</w:t>
      </w:r>
      <w:sdt>
        <w:sdtPr>
          <w:id w:val="325016218"/>
          <w:placeholder>
            <w:docPart w:val="DefaultPlaceholder_22675703"/>
          </w:placeholder>
          <w:richText/>
        </w:sdtPr>
        <w:sdtContent>
          <w:r w:rsidR="005F08F6">
            <w:rPr>
              <w:rFonts w:ascii="宋体" w:hAnsi="宋体" w:hint="eastAsia"/>
              <w:color w:val="000000"/>
              <w:sz w:val="24"/>
              <w:u w:val="single"/>
            </w:rPr>
            <w:t>15</w:t>
          </w:r>
        </w:sdtContent>
      </w:sdt>
      <w:r w:rsidRPr="008D19BF">
        <w:rPr>
          <w:rFonts w:ascii="宋体" w:hAnsi="宋体" w:cs="宋体"/>
          <w:color w:val="000000"/>
          <w:kern w:val="0"/>
          <w:sz w:val="24"/>
        </w:rPr>
        <w:t>日(</w:t>
      </w:r>
      <w:r w:rsidRPr="008D19BF" w:rsidR="00480F97">
        <w:rPr>
          <w:rFonts w:ascii="宋体" w:hAnsi="宋体" w:cs="宋体"/>
          <w:color w:val="000000"/>
          <w:kern w:val="0"/>
          <w:sz w:val="24"/>
        </w:rPr>
        <w:t>不少于15日</w:t>
      </w:r>
      <w:r w:rsidRPr="008D19BF">
        <w:rPr>
          <w:rFonts w:ascii="宋体" w:hAnsi="宋体" w:cs="宋体"/>
          <w:color w:val="000000"/>
          <w:kern w:val="0"/>
          <w:sz w:val="24"/>
        </w:rPr>
        <w:t>)将查验房屋的时间、办理交付手续的时间地点以及应当携带的证件材料的通知书面送达买受人。买受人未收到交付通知书的，以本合同约定的交付日期届满之日为办理交付手续的时间，以该商品房所在地为办理交付手续的地点。</w:t>
      </w:r>
      <w:r w:rsidRPr="008D19BF" w:rsidR="00EC5B7C">
        <w:rPr>
          <w:rFonts w:ascii="宋体" w:hAnsi="宋体" w:cs="宋体"/>
          <w:color w:val="000000"/>
          <w:kern w:val="0"/>
          <w:sz w:val="24"/>
        </w:rPr>
        <w:t>【</w:t>
      </w:r>
      <w:sdt>
        <w:sdtPr>
          <w:id w:val="1065045076"/>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EC5B7C">
        <w:rPr>
          <w:rFonts w:ascii="宋体" w:hAnsi="宋体" w:cs="宋体" w:hint="eastAsia"/>
          <w:color w:val="000000"/>
          <w:kern w:val="0"/>
          <w:sz w:val="24"/>
        </w:rPr>
        <w:t>买受人查验商品房无异议后，应在约定交房日10个工作日前，将契税完税证明、维修资金缴纳凭证以及其他个人办证资料提交给出卖人】（如买卖双方选择了第九条商品房交付条件第3项作为交房条件的，此处【】为必选）。</w:t>
      </w:r>
    </w:p>
    <w:p w:rsidR="00116D61" w:rsidRPr="008D19BF" w:rsidP="00EB1E22">
      <w:pPr>
        <w:widowControl/>
        <w:spacing w:line="480" w:lineRule="auto"/>
        <w:ind w:firstLine="480"/>
        <w:jc w:val="left"/>
        <w:rPr>
          <w:rFonts w:ascii="宋体" w:hAnsi="宋体" w:cs="宋体"/>
          <w:color w:val="000000"/>
          <w:kern w:val="0"/>
          <w:sz w:val="24"/>
        </w:rPr>
      </w:pPr>
      <w:r w:rsidRPr="008D19BF">
        <w:rPr>
          <w:rFonts w:ascii="宋体" w:hAnsi="宋体" w:cs="宋体"/>
          <w:color w:val="000000"/>
          <w:kern w:val="0"/>
          <w:sz w:val="24"/>
        </w:rPr>
        <w:t>交付该商品房时，出卖人应当出示满足第九条约定的证明文件。出卖人不出示证明文件或者出示的证明文件不齐全，不能满足第九条约定条件的，买受人有权拒绝接</w:t>
      </w:r>
      <w:r w:rsidRPr="008D19BF" w:rsidR="007C74F2">
        <w:rPr>
          <w:rFonts w:ascii="宋体" w:hAnsi="宋体" w:cs="宋体"/>
          <w:color w:val="000000"/>
          <w:kern w:val="0"/>
          <w:sz w:val="24"/>
        </w:rPr>
        <w:t>收，由此产生的逾期交付责任由出卖人承担，</w:t>
      </w:r>
      <w:r w:rsidRPr="008D19BF" w:rsidR="00480F97">
        <w:rPr>
          <w:rFonts w:ascii="宋体" w:hAnsi="宋体" w:cs="宋体"/>
          <w:color w:val="000000"/>
          <w:kern w:val="0"/>
          <w:sz w:val="24"/>
        </w:rPr>
        <w:t>并按照第十一条处理；因买受人的原因导致该商品房不能按期交付的，按照第十一条处理</w:t>
      </w:r>
      <w:r w:rsidRPr="008D19BF">
        <w:rPr>
          <w:rFonts w:ascii="宋体" w:hAnsi="宋体" w:cs="宋体"/>
          <w:color w:val="000000"/>
          <w:kern w:val="0"/>
          <w:sz w:val="24"/>
        </w:rPr>
        <w:t>。</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(三)查验房屋</w:t>
      </w:r>
    </w:p>
    <w:p w:rsidR="00E80DFB" w:rsidRPr="008D19BF" w:rsidP="00E80DFB">
      <w:pPr>
        <w:widowControl/>
        <w:spacing w:line="480" w:lineRule="auto"/>
        <w:ind w:firstLine="480"/>
        <w:jc w:val="left"/>
        <w:rPr>
          <w:rFonts w:ascii="宋体" w:hAnsi="宋体" w:cs="宋体" w:hint="eastAsia"/>
          <w:color w:val="000000"/>
          <w:kern w:val="0"/>
          <w:sz w:val="24"/>
        </w:rPr>
      </w:pPr>
      <w:r w:rsidRPr="008D19BF" w:rsidR="00116D61">
        <w:rPr>
          <w:color w:val="000000"/>
          <w:kern w:val="0"/>
          <w:sz w:val="24"/>
        </w:rPr>
        <w:t>1</w:t>
      </w:r>
      <w:r w:rsidRPr="008D19BF">
        <w:rPr>
          <w:rFonts w:hint="eastAsia"/>
          <w:color w:val="000000"/>
          <w:kern w:val="0"/>
          <w:sz w:val="24"/>
        </w:rPr>
        <w:t>、</w:t>
      </w:r>
      <w:r w:rsidRPr="008D19BF">
        <w:rPr>
          <w:rFonts w:hAnsi="宋体"/>
          <w:color w:val="000000"/>
          <w:kern w:val="0"/>
          <w:sz w:val="24"/>
        </w:rPr>
        <w:t xml:space="preserve"> </w:t>
      </w:r>
      <w:r w:rsidRPr="008D19BF" w:rsidR="00480F97">
        <w:rPr>
          <w:rFonts w:ascii="宋体" w:hAnsi="宋体" w:cs="宋体"/>
          <w:color w:val="000000"/>
          <w:kern w:val="0"/>
          <w:sz w:val="24"/>
        </w:rPr>
        <w:t>买受人有权对</w:t>
      </w:r>
      <w:r w:rsidRPr="008D19BF">
        <w:rPr>
          <w:rFonts w:ascii="宋体" w:hAnsi="宋体" w:cs="宋体"/>
          <w:color w:val="000000"/>
          <w:kern w:val="0"/>
          <w:sz w:val="24"/>
        </w:rPr>
        <w:t>该商品房进行查验，出卖人不得以缴纳相关税费或者签署物业管理文件作为买受人查验和办理交付手续的前提条件（买受人应按政策规定交存首期房屋专项维修资金除外）。</w:t>
      </w:r>
    </w:p>
    <w:p w:rsidR="00116D61" w:rsidRPr="008D19BF" w:rsidP="00E80DFB">
      <w:pPr>
        <w:widowControl/>
        <w:spacing w:line="480" w:lineRule="auto"/>
        <w:ind w:firstLine="480"/>
        <w:jc w:val="left"/>
        <w:rPr>
          <w:rFonts w:ascii="宋体" w:hAnsi="宋体" w:cs="宋体"/>
          <w:color w:val="000000"/>
          <w:kern w:val="0"/>
          <w:sz w:val="24"/>
        </w:rPr>
      </w:pPr>
      <w:r w:rsidRPr="008D19BF">
        <w:rPr>
          <w:color w:val="000000"/>
          <w:kern w:val="0"/>
          <w:sz w:val="24"/>
        </w:rPr>
        <w:t>2</w:t>
      </w:r>
      <w:r w:rsidRPr="008D19BF" w:rsidR="00E80DFB">
        <w:rPr>
          <w:rFonts w:hint="eastAsia"/>
          <w:color w:val="000000"/>
          <w:kern w:val="0"/>
          <w:sz w:val="24"/>
        </w:rPr>
        <w:t>、</w:t>
      </w:r>
      <w:r w:rsidRPr="008D19BF">
        <w:rPr>
          <w:rFonts w:ascii="宋体" w:hAnsi="宋体" w:cs="宋体"/>
          <w:color w:val="000000"/>
          <w:kern w:val="0"/>
          <w:sz w:val="24"/>
        </w:rPr>
        <w:t>买受人查验的该商品房存在下列除地基基础和主体结构外的其他质量问题的，由出卖人按照有关工程和</w:t>
      </w:r>
      <w:r w:rsidRPr="008D19BF" w:rsidR="006E0F1E">
        <w:rPr>
          <w:rFonts w:ascii="宋体" w:hAnsi="宋体" w:cs="宋体" w:hint="eastAsia"/>
          <w:color w:val="000000"/>
          <w:kern w:val="0"/>
          <w:sz w:val="24"/>
        </w:rPr>
        <w:t>产品质量</w:t>
      </w:r>
      <w:r w:rsidRPr="008D19BF">
        <w:rPr>
          <w:rFonts w:ascii="宋体" w:hAnsi="宋体" w:cs="宋体"/>
          <w:color w:val="000000"/>
          <w:kern w:val="0"/>
          <w:sz w:val="24"/>
        </w:rPr>
        <w:t>规范、标准自查验次日起</w:t>
      </w:r>
      <w:sdt>
        <w:sdtPr>
          <w:id w:val="478651623"/>
          <w:placeholder>
            <w:docPart w:val="DefaultPlaceholder_22675703"/>
          </w:placeholder>
          <w:richText/>
        </w:sdtPr>
        <w:sdtContent>
          <w:r w:rsidR="005F08F6">
            <w:rPr>
              <w:rFonts w:ascii="宋体" w:hAnsi="宋体" w:hint="eastAsia"/>
              <w:color w:val="000000"/>
              <w:sz w:val="24"/>
              <w:u w:val="single"/>
            </w:rPr>
            <w:t>90</w:t>
          </w:r>
        </w:sdtContent>
      </w:sdt>
      <w:r w:rsidRPr="008D19BF">
        <w:rPr>
          <w:rFonts w:ascii="宋体" w:hAnsi="宋体" w:cs="宋体"/>
          <w:color w:val="000000"/>
          <w:kern w:val="0"/>
          <w:sz w:val="24"/>
        </w:rPr>
        <w:t>日内负责修复，并承担修复费用，修复后再行交付。</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Pr>
          <w:rFonts w:ascii="宋体" w:hAnsi="宋体" w:cs="宋体"/>
          <w:color w:val="000000"/>
          <w:kern w:val="0"/>
          <w:sz w:val="24"/>
        </w:rPr>
        <w:t>)屋面、墙面、地面渗漏或开裂等；</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Pr>
          <w:rFonts w:ascii="宋体" w:hAnsi="宋体" w:cs="宋体"/>
          <w:color w:val="000000"/>
          <w:kern w:val="0"/>
          <w:sz w:val="24"/>
        </w:rPr>
        <w:t>)管道堵塞；</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3</w:t>
      </w:r>
      <w:r w:rsidRPr="008D19BF">
        <w:rPr>
          <w:rFonts w:ascii="宋体" w:hAnsi="宋体" w:cs="宋体"/>
          <w:color w:val="000000"/>
          <w:kern w:val="0"/>
          <w:sz w:val="24"/>
        </w:rPr>
        <w:t>)门窗翘裂、五金件损坏；</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4</w:t>
      </w:r>
      <w:r w:rsidRPr="008D19BF">
        <w:rPr>
          <w:rFonts w:ascii="宋体" w:hAnsi="宋体" w:cs="宋体"/>
          <w:color w:val="000000"/>
          <w:kern w:val="0"/>
          <w:sz w:val="24"/>
        </w:rPr>
        <w:t>)灯具、电器等电气设备不能正常使用；</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5</w:t>
      </w:r>
      <w:r w:rsidRPr="008D19BF">
        <w:rPr>
          <w:rFonts w:ascii="宋体" w:hAnsi="宋体" w:cs="宋体"/>
          <w:color w:val="000000"/>
          <w:kern w:val="0"/>
          <w:sz w:val="24"/>
        </w:rPr>
        <w:t>)</w:t>
      </w:r>
      <w:sdt>
        <w:sdtPr>
          <w:id w:val="1334235832"/>
          <w:placeholder>
            <w:docPart w:val="DefaultPlaceholder_22675703"/>
          </w:placeholder>
          <w:richText/>
        </w:sdtPr>
        <w:sdtContent>
          <w:r w:rsidRPr="005F08F6" w:rsidR="005F08F6">
            <w:rPr>
              <w:rFonts w:ascii="宋体" w:hAnsi="宋体" w:hint="eastAsia"/>
              <w:color w:val="000000"/>
              <w:sz w:val="24"/>
              <w:u w:val="single"/>
            </w:rPr>
            <w:t>详见附件十一《补充协议》</w:t>
          </w:r>
        </w:sdtContent>
      </w:sdt>
      <w:r w:rsidRPr="008D19BF">
        <w:rPr>
          <w:rFonts w:ascii="宋体" w:hAnsi="宋体" w:cs="宋体"/>
          <w:color w:val="000000"/>
          <w:kern w:val="0"/>
          <w:sz w:val="24"/>
        </w:rPr>
        <w:t>；</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6</w:t>
      </w:r>
      <w:r w:rsidRPr="008D19BF">
        <w:rPr>
          <w:rFonts w:ascii="宋体" w:hAnsi="宋体" w:cs="宋体"/>
          <w:color w:val="000000"/>
          <w:kern w:val="0"/>
          <w:sz w:val="24"/>
        </w:rPr>
        <w:t>)</w:t>
      </w:r>
      <w:sdt>
        <w:sdtPr>
          <w:id w:val="1883440195"/>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3</w:t>
      </w:r>
      <w:r w:rsidRPr="008D19BF" w:rsidR="007539CD">
        <w:rPr>
          <w:rFonts w:ascii="宋体" w:hAnsi="宋体" w:cs="宋体" w:hint="eastAsia"/>
          <w:color w:val="000000"/>
          <w:kern w:val="0"/>
          <w:sz w:val="24"/>
        </w:rPr>
        <w:t>、</w:t>
      </w:r>
      <w:r w:rsidRPr="008D19BF" w:rsidR="00480F97">
        <w:rPr>
          <w:rFonts w:ascii="宋体" w:hAnsi="宋体" w:cs="宋体"/>
          <w:color w:val="000000"/>
          <w:kern w:val="0"/>
          <w:sz w:val="24"/>
        </w:rPr>
        <w:t>买受人查验该商品房无异议的，双方应当签署验房单。在商品房正式交付时再签署商品房交接单。</w:t>
      </w:r>
    </w:p>
    <w:p w:rsidR="00116D61" w:rsidRPr="008D19BF" w:rsidP="00F605B6">
      <w:pPr>
        <w:widowControl/>
        <w:spacing w:line="480" w:lineRule="auto"/>
        <w:jc w:val="left"/>
        <w:rPr>
          <w:rFonts w:ascii="宋体" w:hAnsi="宋体" w:cs="宋体"/>
          <w:b/>
          <w:color w:val="000000"/>
          <w:kern w:val="0"/>
          <w:sz w:val="24"/>
        </w:rPr>
      </w:pPr>
      <w:r w:rsidRPr="008D19BF">
        <w:rPr>
          <w:rFonts w:ascii="黑体" w:eastAsia="黑体" w:hAnsi="宋体" w:cs="宋体" w:hint="eastAsia"/>
          <w:color w:val="000000"/>
          <w:kern w:val="0"/>
          <w:sz w:val="24"/>
        </w:rPr>
        <w:t>　　</w:t>
      </w:r>
      <w:r w:rsidRPr="008D19BF">
        <w:rPr>
          <w:rFonts w:ascii="宋体" w:hAnsi="宋体" w:cs="宋体" w:hint="eastAsia"/>
          <w:b/>
          <w:color w:val="000000"/>
          <w:kern w:val="0"/>
          <w:sz w:val="24"/>
        </w:rPr>
        <w:t>第十</w:t>
      </w:r>
      <w:r w:rsidRPr="008D19BF" w:rsidR="00267F7D">
        <w:rPr>
          <w:rFonts w:ascii="宋体" w:hAnsi="宋体" w:cs="宋体" w:hint="eastAsia"/>
          <w:b/>
          <w:color w:val="000000"/>
          <w:kern w:val="0"/>
          <w:sz w:val="24"/>
        </w:rPr>
        <w:t>一</w:t>
      </w:r>
      <w:r w:rsidRPr="008D19BF">
        <w:rPr>
          <w:rFonts w:ascii="宋体" w:hAnsi="宋体" w:cs="宋体" w:hint="eastAsia"/>
          <w:b/>
          <w:color w:val="000000"/>
          <w:kern w:val="0"/>
          <w:sz w:val="24"/>
        </w:rPr>
        <w:t>条</w:t>
      </w:r>
      <w:r w:rsidRPr="008D19BF" w:rsidR="001257B2">
        <w:rPr>
          <w:rFonts w:ascii="宋体" w:hAnsi="宋体" w:cs="宋体" w:hint="eastAsia"/>
          <w:b/>
          <w:color w:val="000000"/>
          <w:kern w:val="0"/>
          <w:sz w:val="24"/>
        </w:rPr>
        <w:t xml:space="preserve"> </w:t>
      </w:r>
      <w:r w:rsidRPr="008D19BF">
        <w:rPr>
          <w:rFonts w:ascii="宋体" w:hAnsi="宋体" w:cs="宋体" w:hint="eastAsia"/>
          <w:b/>
          <w:color w:val="000000"/>
          <w:kern w:val="0"/>
          <w:sz w:val="24"/>
        </w:rPr>
        <w:t xml:space="preserve"> </w:t>
      </w:r>
      <w:r w:rsidRPr="008D19BF">
        <w:rPr>
          <w:rFonts w:ascii="宋体" w:hAnsi="宋体" w:cs="宋体"/>
          <w:b/>
          <w:color w:val="000000"/>
          <w:kern w:val="0"/>
          <w:sz w:val="24"/>
        </w:rPr>
        <w:t>逾期交付责任</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sidR="00540388">
        <w:rPr>
          <w:rFonts w:ascii="宋体" w:hAnsi="宋体" w:cs="宋体"/>
          <w:color w:val="000000"/>
          <w:kern w:val="0"/>
          <w:sz w:val="24"/>
        </w:rPr>
        <w:t>　除不可抗力外，出卖人未按照第十</w:t>
      </w:r>
      <w:r w:rsidRPr="008D19BF">
        <w:rPr>
          <w:rFonts w:ascii="宋体" w:hAnsi="宋体" w:cs="宋体"/>
          <w:color w:val="000000"/>
          <w:kern w:val="0"/>
          <w:sz w:val="24"/>
        </w:rPr>
        <w:t>条约定的时间将该商品房交付买受人的，双方同意按照下列第</w:t>
      </w:r>
      <w:sdt>
        <w:sdtPr>
          <w:id w:val="256260944"/>
          <w:placeholder>
            <w:docPart w:val="DefaultPlaceholder_22675703"/>
          </w:placeholder>
          <w:richText/>
        </w:sdtPr>
        <w:sdtContent>
          <w:r w:rsidR="005F08F6">
            <w:rPr>
              <w:rFonts w:ascii="宋体" w:hAnsi="宋体" w:hint="eastAsia"/>
              <w:color w:val="000000"/>
              <w:sz w:val="24"/>
              <w:u w:val="single"/>
            </w:rPr>
            <w:t>2</w:t>
          </w:r>
        </w:sdtContent>
      </w:sdt>
      <w:r w:rsidRPr="008D19BF">
        <w:rPr>
          <w:rFonts w:ascii="宋体" w:hAnsi="宋体" w:cs="宋体"/>
          <w:color w:val="000000"/>
          <w:kern w:val="0"/>
          <w:sz w:val="24"/>
        </w:rPr>
        <w:t>种方式处理：</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sidR="002E1679">
        <w:rPr>
          <w:rFonts w:hint="eastAsia"/>
          <w:color w:val="000000"/>
          <w:kern w:val="0"/>
          <w:sz w:val="24"/>
        </w:rPr>
        <w:t>、</w:t>
      </w:r>
      <w:r w:rsidRPr="008D19BF">
        <w:rPr>
          <w:rFonts w:ascii="宋体" w:hAnsi="宋体" w:cs="宋体"/>
          <w:color w:val="000000"/>
          <w:kern w:val="0"/>
          <w:sz w:val="24"/>
        </w:rPr>
        <w:t>按照逾期时间，分别处理((</w:t>
      </w:r>
      <w:r w:rsidRPr="008D19BF">
        <w:rPr>
          <w:color w:val="000000"/>
          <w:kern w:val="0"/>
          <w:sz w:val="24"/>
        </w:rPr>
        <w:t>1</w:t>
      </w:r>
      <w:r w:rsidRPr="008D19BF">
        <w:rPr>
          <w:rFonts w:ascii="宋体" w:hAnsi="宋体" w:cs="宋体"/>
          <w:color w:val="000000"/>
          <w:kern w:val="0"/>
          <w:sz w:val="24"/>
        </w:rPr>
        <w:t>)和(</w:t>
      </w:r>
      <w:r w:rsidRPr="008D19BF">
        <w:rPr>
          <w:color w:val="000000"/>
          <w:kern w:val="0"/>
          <w:sz w:val="24"/>
        </w:rPr>
        <w:t>2</w:t>
      </w:r>
      <w:r w:rsidRPr="008D19BF">
        <w:rPr>
          <w:rFonts w:ascii="宋体" w:hAnsi="宋体" w:cs="宋体"/>
          <w:color w:val="000000"/>
          <w:kern w:val="0"/>
          <w:sz w:val="24"/>
        </w:rPr>
        <w:t>)不作累加) 。</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Pr>
          <w:rFonts w:ascii="宋体" w:hAnsi="宋体" w:cs="宋体"/>
          <w:color w:val="000000"/>
          <w:kern w:val="0"/>
          <w:sz w:val="24"/>
        </w:rPr>
        <w:t>)逾期在</w:t>
      </w:r>
      <w:sdt>
        <w:sdtPr>
          <w:id w:val="956325403"/>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日之内(该期限应当不多于第八条第</w:t>
      </w:r>
      <w:r w:rsidRPr="008D19BF">
        <w:rPr>
          <w:color w:val="000000"/>
          <w:kern w:val="0"/>
          <w:sz w:val="24"/>
        </w:rPr>
        <w:t>1</w:t>
      </w:r>
      <w:r w:rsidRPr="008D19BF">
        <w:rPr>
          <w:rFonts w:ascii="宋体" w:hAnsi="宋体" w:cs="宋体"/>
          <w:color w:val="000000"/>
          <w:kern w:val="0"/>
          <w:sz w:val="24"/>
        </w:rPr>
        <w:t>(</w:t>
      </w:r>
      <w:r w:rsidRPr="008D19BF">
        <w:rPr>
          <w:color w:val="000000"/>
          <w:kern w:val="0"/>
          <w:sz w:val="24"/>
        </w:rPr>
        <w:t>1</w:t>
      </w:r>
      <w:r w:rsidRPr="008D19BF">
        <w:rPr>
          <w:rFonts w:ascii="宋体" w:hAnsi="宋体" w:cs="宋体"/>
          <w:color w:val="000000"/>
          <w:kern w:val="0"/>
          <w:sz w:val="24"/>
        </w:rPr>
        <w:t>)项中的期限)</w:t>
      </w:r>
      <w:r w:rsidRPr="008D19BF" w:rsidR="005D46A0">
        <w:rPr>
          <w:rFonts w:ascii="宋体" w:hAnsi="宋体" w:cs="宋体"/>
          <w:color w:val="000000"/>
          <w:kern w:val="0"/>
          <w:sz w:val="24"/>
        </w:rPr>
        <w:t>，自第十</w:t>
      </w:r>
      <w:r w:rsidRPr="008D19BF">
        <w:rPr>
          <w:rFonts w:ascii="宋体" w:hAnsi="宋体" w:cs="宋体"/>
          <w:color w:val="000000"/>
          <w:kern w:val="0"/>
          <w:sz w:val="24"/>
        </w:rPr>
        <w:t>条约定的交付期限届满之次日起至实际交付之日止，出卖人按日计算向买受人支付全部房价款万分之</w:t>
      </w:r>
      <w:sdt>
        <w:sdtPr>
          <w:id w:val="1760862114"/>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的违约金(该违约金比率应当不低于第八条第</w:t>
      </w:r>
      <w:r w:rsidRPr="008D19BF">
        <w:rPr>
          <w:color w:val="000000"/>
          <w:kern w:val="0"/>
          <w:sz w:val="24"/>
        </w:rPr>
        <w:t>1</w:t>
      </w:r>
      <w:r w:rsidRPr="008D19BF">
        <w:rPr>
          <w:rFonts w:ascii="宋体" w:hAnsi="宋体" w:cs="宋体"/>
          <w:color w:val="000000"/>
          <w:kern w:val="0"/>
          <w:sz w:val="24"/>
        </w:rPr>
        <w:t>(</w:t>
      </w:r>
      <w:r w:rsidRPr="008D19BF">
        <w:rPr>
          <w:color w:val="000000"/>
          <w:kern w:val="0"/>
          <w:sz w:val="24"/>
        </w:rPr>
        <w:t>1</w:t>
      </w:r>
      <w:r w:rsidRPr="008D19BF">
        <w:rPr>
          <w:rFonts w:ascii="宋体" w:hAnsi="宋体" w:cs="宋体"/>
          <w:color w:val="000000"/>
          <w:kern w:val="0"/>
          <w:sz w:val="24"/>
        </w:rPr>
        <w:t>)项中的比率)。</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Pr>
          <w:rFonts w:ascii="宋体" w:hAnsi="宋体" w:cs="宋体"/>
          <w:color w:val="000000"/>
          <w:kern w:val="0"/>
          <w:sz w:val="24"/>
        </w:rPr>
        <w:t>)逾期超过</w:t>
      </w:r>
      <w:sdt>
        <w:sdtPr>
          <w:id w:val="959957936"/>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日(该期限应当与本条第(</w:t>
      </w:r>
      <w:r w:rsidRPr="008D19BF">
        <w:rPr>
          <w:color w:val="000000"/>
          <w:kern w:val="0"/>
          <w:sz w:val="24"/>
        </w:rPr>
        <w:t>1</w:t>
      </w:r>
      <w:r w:rsidRPr="008D19BF">
        <w:rPr>
          <w:rFonts w:ascii="宋体" w:hAnsi="宋体" w:cs="宋体"/>
          <w:color w:val="000000"/>
          <w:kern w:val="0"/>
          <w:sz w:val="24"/>
        </w:rPr>
        <w:t>)项中的期限相同)后，买受人有权解除合同。买受人解除合同的，应当书面通知出卖人。出卖人应当自解除合同通知送达之日起</w:t>
      </w:r>
      <w:r w:rsidRPr="008D19BF">
        <w:rPr>
          <w:color w:val="000000"/>
          <w:kern w:val="0"/>
          <w:sz w:val="24"/>
        </w:rPr>
        <w:t>15</w:t>
      </w:r>
      <w:r w:rsidRPr="008D19BF">
        <w:rPr>
          <w:rFonts w:ascii="宋体" w:hAnsi="宋体" w:cs="宋体"/>
          <w:color w:val="000000"/>
          <w:kern w:val="0"/>
          <w:sz w:val="24"/>
        </w:rPr>
        <w:t>日内退还买受人已付全部房款(含已付贷款部分)，并自买受人付款之日起，按照</w:t>
      </w:r>
      <w:sdt>
        <w:sdtPr>
          <w:id w:val="523302732"/>
          <w:placeholder>
            <w:docPart w:val="DefaultPlaceholder_22675703"/>
          </w:placeholder>
          <w:richText/>
        </w:sdtPr>
        <w:sdtContent>
          <w:r w:rsidRPr="005F08F6" w:rsidR="005F08F6">
            <w:rPr>
              <w:rFonts w:ascii="宋体" w:hAnsi="宋体" w:hint="eastAsia"/>
              <w:color w:val="000000"/>
              <w:sz w:val="24"/>
              <w:u w:val="single"/>
            </w:rPr>
            <w:t>中国人民银行公布的同期贷款基准利率</w:t>
          </w:r>
        </w:sdtContent>
      </w:sdt>
      <w:r w:rsidRPr="008D19BF">
        <w:rPr>
          <w:rFonts w:ascii="宋体" w:hAnsi="宋体" w:cs="宋体"/>
          <w:color w:val="000000"/>
          <w:kern w:val="0"/>
          <w:sz w:val="24"/>
        </w:rPr>
        <w:t>%(不低于中国人民银行公布的同期贷款基准利率)计算给付利息；同时，出卖人按照全部房价款的</w:t>
      </w:r>
      <w:sdt>
        <w:sdtPr>
          <w:id w:val="1066645235"/>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%向买受人支付违约金。</w:t>
      </w:r>
    </w:p>
    <w:p w:rsidR="00116D61" w:rsidRPr="008D19BF" w:rsidP="00F605B6">
      <w:pPr>
        <w:widowControl/>
        <w:spacing w:line="480" w:lineRule="auto"/>
        <w:ind w:firstLine="480"/>
        <w:jc w:val="left"/>
        <w:rPr>
          <w:rFonts w:ascii="宋体" w:hAnsi="宋体" w:cs="宋体" w:hint="eastAsia"/>
          <w:color w:val="000000"/>
          <w:kern w:val="0"/>
          <w:sz w:val="24"/>
        </w:rPr>
      </w:pPr>
      <w:r w:rsidRPr="008D19BF">
        <w:rPr>
          <w:rFonts w:ascii="宋体" w:hAnsi="宋体" w:cs="宋体"/>
          <w:color w:val="000000"/>
          <w:kern w:val="0"/>
          <w:sz w:val="24"/>
        </w:rPr>
        <w:t>买受人要求继续履行合同的，合同继续履行，出卖人按日计算向买受人支付全部房价款万分之</w:t>
      </w:r>
      <w:sdt>
        <w:sdtPr>
          <w:id w:val="1338245729"/>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(该比率应当不低于本条第</w:t>
      </w:r>
      <w:r w:rsidRPr="008D19BF">
        <w:rPr>
          <w:color w:val="000000"/>
          <w:kern w:val="0"/>
          <w:sz w:val="24"/>
        </w:rPr>
        <w:t>1</w:t>
      </w:r>
      <w:r w:rsidRPr="008D19BF">
        <w:rPr>
          <w:rFonts w:ascii="宋体" w:hAnsi="宋体" w:cs="宋体"/>
          <w:color w:val="000000"/>
          <w:kern w:val="0"/>
          <w:sz w:val="24"/>
        </w:rPr>
        <w:t>(</w:t>
      </w:r>
      <w:r w:rsidRPr="008D19BF">
        <w:rPr>
          <w:color w:val="000000"/>
          <w:kern w:val="0"/>
          <w:sz w:val="24"/>
        </w:rPr>
        <w:t>1</w:t>
      </w:r>
      <w:r w:rsidRPr="008D19BF">
        <w:rPr>
          <w:rFonts w:ascii="宋体" w:hAnsi="宋体" w:cs="宋体"/>
          <w:color w:val="000000"/>
          <w:kern w:val="0"/>
          <w:sz w:val="24"/>
        </w:rPr>
        <w:t>)项中的比率)的违约金。</w:t>
      </w:r>
    </w:p>
    <w:p w:rsidR="003504A3" w:rsidRPr="008D19BF" w:rsidP="003504A3">
      <w:pPr>
        <w:widowControl/>
        <w:spacing w:line="480" w:lineRule="auto"/>
        <w:ind w:firstLine="480" w:firstLineChars="200"/>
        <w:jc w:val="left"/>
        <w:rPr>
          <w:color w:val="000000"/>
          <w:kern w:val="0"/>
          <w:sz w:val="24"/>
        </w:rPr>
      </w:pPr>
      <w:r w:rsidRPr="008D19BF">
        <w:rPr>
          <w:rFonts w:ascii="宋体" w:hAnsi="宋体" w:cs="宋体" w:hint="eastAsia"/>
          <w:color w:val="000000"/>
          <w:kern w:val="0"/>
          <w:sz w:val="24"/>
        </w:rPr>
        <w:t>2</w:t>
      </w:r>
      <w:r w:rsidRPr="008D19BF" w:rsidR="00685F68">
        <w:rPr>
          <w:rFonts w:ascii="宋体" w:hAnsi="宋体" w:cs="宋体" w:hint="eastAsia"/>
          <w:color w:val="000000"/>
          <w:kern w:val="0"/>
          <w:sz w:val="24"/>
        </w:rPr>
        <w:t>、</w:t>
      </w:r>
      <w:r w:rsidRPr="008D19BF">
        <w:rPr>
          <w:rFonts w:hAnsi="宋体" w:hint="eastAsia"/>
          <w:color w:val="000000"/>
          <w:kern w:val="0"/>
          <w:sz w:val="24"/>
        </w:rPr>
        <w:t>因买受人原因导致该商品房未能按期交付的，出卖人不承担违约责任。双方同意按照以下方式处理：</w:t>
      </w:r>
    </w:p>
    <w:p w:rsidR="003504A3" w:rsidRPr="008D19BF" w:rsidP="003504A3">
      <w:pPr>
        <w:widowControl/>
        <w:spacing w:line="480" w:lineRule="auto"/>
        <w:jc w:val="left"/>
        <w:rPr>
          <w:color w:val="000000"/>
          <w:kern w:val="0"/>
          <w:sz w:val="24"/>
        </w:rPr>
      </w:pPr>
      <w:r w:rsidRPr="008D19BF">
        <w:rPr>
          <w:rFonts w:hAnsi="宋体" w:hint="eastAsia"/>
          <w:color w:val="000000"/>
          <w:kern w:val="0"/>
          <w:sz w:val="24"/>
        </w:rPr>
        <w:t>　　</w:t>
      </w:r>
      <w:r w:rsidRPr="008D19BF">
        <w:rPr>
          <w:color w:val="000000"/>
          <w:kern w:val="0"/>
          <w:sz w:val="24"/>
        </w:rPr>
        <w:t xml:space="preserve">(1) </w:t>
      </w:r>
      <w:sdt>
        <w:sdtPr>
          <w:id w:val="436907194"/>
          <w:placeholder>
            <w:docPart w:val="DefaultPlaceholder_22675703"/>
          </w:placeholder>
          <w:richText/>
        </w:sdtPr>
        <w:sdtContent>
          <w:r w:rsidRPr="005F08F6" w:rsidR="005F08F6">
            <w:rPr>
              <w:rFonts w:hint="eastAsia"/>
              <w:color w:val="000000"/>
              <w:kern w:val="0"/>
              <w:sz w:val="24"/>
              <w:u w:val="single"/>
            </w:rPr>
            <w:t>详见附件十一《补充协议》</w:t>
          </w:r>
        </w:sdtContent>
      </w:sdt>
      <w:r w:rsidRPr="008D19BF">
        <w:rPr>
          <w:rFonts w:hAnsi="宋体" w:hint="eastAsia"/>
          <w:color w:val="000000"/>
          <w:kern w:val="0"/>
          <w:sz w:val="24"/>
        </w:rPr>
        <w:t>；</w:t>
      </w:r>
    </w:p>
    <w:p w:rsidR="003504A3" w:rsidRPr="008D19BF" w:rsidP="003504A3">
      <w:pPr>
        <w:widowControl/>
        <w:spacing w:line="480" w:lineRule="auto"/>
        <w:jc w:val="left"/>
        <w:rPr>
          <w:color w:val="000000"/>
          <w:kern w:val="0"/>
          <w:sz w:val="24"/>
        </w:rPr>
      </w:pPr>
      <w:r w:rsidRPr="008D19BF">
        <w:rPr>
          <w:rFonts w:hAnsi="宋体" w:hint="eastAsia"/>
          <w:color w:val="000000"/>
          <w:kern w:val="0"/>
          <w:sz w:val="24"/>
        </w:rPr>
        <w:t>　　</w:t>
      </w:r>
      <w:r w:rsidRPr="008D19BF">
        <w:rPr>
          <w:color w:val="000000"/>
          <w:kern w:val="0"/>
          <w:sz w:val="24"/>
        </w:rPr>
        <w:t xml:space="preserve">(2) </w:t>
      </w:r>
      <w:sdt>
        <w:sdtPr>
          <w:id w:val="506322343"/>
          <w:placeholder>
            <w:docPart w:val="DefaultPlaceholder_22675703"/>
          </w:placeholder>
          <w:richText/>
        </w:sdtPr>
        <w:sdtContent>
          <w:r w:rsidRPr="008D19BF">
            <w:rPr>
              <w:color w:val="000000"/>
              <w:kern w:val="0"/>
              <w:sz w:val="24"/>
              <w:u w:val="single"/>
            </w:rPr>
            <w:t xml:space="preserve"> </w:t>
          </w:r>
          <w:r w:rsidR="005F08F6">
            <w:rPr>
              <w:color w:val="000000"/>
              <w:kern w:val="0"/>
              <w:sz w:val="24"/>
              <w:u w:val="single"/>
            </w:rPr>
            <w:t>/</w:t>
          </w:r>
        </w:sdtContent>
      </w:sdt>
      <w:r w:rsidRPr="008D19BF">
        <w:rPr>
          <w:rFonts w:hAnsi="宋体" w:hint="eastAsia"/>
          <w:color w:val="000000"/>
          <w:kern w:val="0"/>
          <w:sz w:val="24"/>
        </w:rPr>
        <w:t>。</w:t>
      </w:r>
    </w:p>
    <w:p w:rsidR="001257B2" w:rsidRPr="008D19BF" w:rsidP="00F605B6">
      <w:pPr>
        <w:widowControl/>
        <w:spacing w:line="480" w:lineRule="auto"/>
        <w:jc w:val="left"/>
        <w:rPr>
          <w:rFonts w:ascii="宋体" w:hAnsi="宋体" w:cs="宋体" w:hint="eastAsia"/>
          <w:color w:val="000000"/>
          <w:kern w:val="0"/>
          <w:sz w:val="24"/>
        </w:rPr>
      </w:pPr>
      <w:r w:rsidRPr="008D19BF">
        <w:rPr>
          <w:rFonts w:ascii="宋体" w:hAnsi="宋体" w:cs="宋体"/>
          <w:color w:val="000000"/>
          <w:kern w:val="0"/>
          <w:sz w:val="24"/>
        </w:rPr>
        <w:t>　　</w:t>
      </w:r>
      <w:r w:rsidRPr="008D19BF" w:rsidR="003504A3">
        <w:rPr>
          <w:rFonts w:ascii="宋体" w:hAnsi="宋体" w:cs="宋体" w:hint="eastAsia"/>
          <w:color w:val="000000"/>
          <w:kern w:val="0"/>
          <w:sz w:val="24"/>
        </w:rPr>
        <w:t>3</w:t>
      </w:r>
      <w:r w:rsidRPr="008D19BF" w:rsidR="00685F68">
        <w:rPr>
          <w:rFonts w:ascii="宋体" w:hAnsi="宋体" w:cs="宋体" w:hint="eastAsia"/>
          <w:color w:val="000000"/>
          <w:kern w:val="0"/>
          <w:sz w:val="24"/>
        </w:rPr>
        <w:t>、</w:t>
      </w:r>
      <w:sdt>
        <w:sdtPr>
          <w:id w:val="1560651766"/>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w:t>
      </w:r>
    </w:p>
    <w:p w:rsidR="00116D61" w:rsidRPr="008D19BF" w:rsidP="00212733">
      <w:pPr>
        <w:widowControl/>
        <w:spacing w:before="312" w:beforeLines="100" w:after="312" w:afterLines="100" w:line="480" w:lineRule="auto"/>
        <w:ind w:firstLine="420" w:firstLineChars="150"/>
        <w:rPr>
          <w:rFonts w:ascii="宋体" w:hAnsi="宋体" w:cs="宋体" w:hint="eastAsia"/>
          <w:b/>
          <w:color w:val="000000"/>
          <w:kern w:val="0"/>
          <w:sz w:val="28"/>
          <w:szCs w:val="28"/>
        </w:rPr>
      </w:pPr>
      <w:r w:rsidRPr="008D19BF">
        <w:rPr>
          <w:rFonts w:ascii="宋体" w:hAnsi="宋体" w:cs="宋体" w:hint="eastAsia"/>
          <w:b/>
          <w:bCs/>
          <w:color w:val="000000"/>
          <w:kern w:val="0"/>
          <w:sz w:val="28"/>
          <w:szCs w:val="28"/>
        </w:rPr>
        <w:t xml:space="preserve">第五章 </w:t>
      </w:r>
      <w:r w:rsidRPr="008D19BF" w:rsidR="001257B2">
        <w:rPr>
          <w:rFonts w:ascii="宋体" w:hAnsi="宋体" w:cs="宋体" w:hint="eastAsia"/>
          <w:b/>
          <w:bCs/>
          <w:color w:val="000000"/>
          <w:kern w:val="0"/>
          <w:sz w:val="28"/>
          <w:szCs w:val="28"/>
        </w:rPr>
        <w:t xml:space="preserve"> </w:t>
      </w:r>
      <w:r w:rsidRPr="008D19BF" w:rsidR="00480F97">
        <w:rPr>
          <w:rFonts w:ascii="宋体" w:hAnsi="宋体" w:cs="宋体" w:hint="eastAsia"/>
          <w:b/>
          <w:bCs/>
          <w:color w:val="000000"/>
          <w:kern w:val="0"/>
          <w:sz w:val="28"/>
          <w:szCs w:val="28"/>
        </w:rPr>
        <w:t>面积差异和层高差异的处理方式</w:t>
      </w:r>
    </w:p>
    <w:p w:rsidR="00116D61" w:rsidRPr="008D19BF" w:rsidP="00F605B6">
      <w:pPr>
        <w:widowControl/>
        <w:spacing w:line="480" w:lineRule="auto"/>
        <w:rPr>
          <w:rFonts w:ascii="宋体" w:hAnsi="宋体" w:cs="宋体"/>
          <w:b/>
          <w:color w:val="000000"/>
          <w:kern w:val="0"/>
          <w:sz w:val="24"/>
        </w:rPr>
      </w:pPr>
      <w:r w:rsidRPr="008D19BF">
        <w:rPr>
          <w:rFonts w:ascii="宋体" w:hAnsi="宋体" w:cs="宋体"/>
          <w:color w:val="000000"/>
          <w:kern w:val="0"/>
          <w:sz w:val="24"/>
        </w:rPr>
        <w:t>　　</w:t>
      </w:r>
      <w:r w:rsidRPr="008D19BF" w:rsidR="00852351">
        <w:rPr>
          <w:rFonts w:ascii="宋体" w:hAnsi="宋体" w:cs="宋体" w:hint="eastAsia"/>
          <w:b/>
          <w:color w:val="000000"/>
          <w:kern w:val="0"/>
          <w:sz w:val="24"/>
        </w:rPr>
        <w:t>第十二</w:t>
      </w:r>
      <w:r w:rsidRPr="008D19BF">
        <w:rPr>
          <w:rFonts w:ascii="宋体" w:hAnsi="宋体" w:cs="宋体" w:hint="eastAsia"/>
          <w:b/>
          <w:color w:val="000000"/>
          <w:kern w:val="0"/>
          <w:sz w:val="24"/>
        </w:rPr>
        <w:t xml:space="preserve">条 </w:t>
      </w:r>
      <w:r w:rsidRPr="008D19BF" w:rsidR="00F95EAD">
        <w:rPr>
          <w:rFonts w:ascii="宋体" w:hAnsi="宋体" w:cs="宋体" w:hint="eastAsia"/>
          <w:b/>
          <w:color w:val="000000"/>
          <w:kern w:val="0"/>
          <w:sz w:val="24"/>
        </w:rPr>
        <w:t xml:space="preserve"> </w:t>
      </w:r>
      <w:r w:rsidRPr="008D19BF">
        <w:rPr>
          <w:rFonts w:ascii="宋体" w:hAnsi="宋体" w:cs="宋体"/>
          <w:b/>
          <w:color w:val="000000"/>
          <w:kern w:val="0"/>
          <w:sz w:val="24"/>
        </w:rPr>
        <w:t>面积差异处理</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sidR="00480F97">
        <w:rPr>
          <w:rFonts w:ascii="宋体" w:hAnsi="宋体" w:cs="宋体"/>
          <w:color w:val="000000"/>
          <w:kern w:val="0"/>
          <w:sz w:val="24"/>
        </w:rPr>
        <w:t>该商品房达到第九条约定的第1项和第2项交付条件后，出卖人</w:t>
      </w:r>
      <w:r w:rsidRPr="008D19BF">
        <w:rPr>
          <w:rFonts w:ascii="宋体" w:hAnsi="宋体" w:cs="宋体"/>
          <w:color w:val="000000"/>
          <w:kern w:val="0"/>
          <w:sz w:val="24"/>
        </w:rPr>
        <w:t>应当向买受人出示房屋测绘报告，并向买受人提供该商品房的面积实测数据(以下简称实测面积)。实测面积与第三条载明的预测面积</w:t>
      </w:r>
      <w:r w:rsidRPr="008D19BF" w:rsidR="00866F5D">
        <w:rPr>
          <w:rFonts w:ascii="宋体" w:hAnsi="宋体" w:cs="宋体" w:hint="eastAsia"/>
          <w:color w:val="000000"/>
          <w:kern w:val="0"/>
          <w:sz w:val="24"/>
        </w:rPr>
        <w:t>存在差异</w:t>
      </w:r>
      <w:r w:rsidRPr="008D19BF">
        <w:rPr>
          <w:rFonts w:ascii="宋体" w:hAnsi="宋体" w:cs="宋体"/>
          <w:color w:val="000000"/>
          <w:kern w:val="0"/>
          <w:sz w:val="24"/>
        </w:rPr>
        <w:t>的，双方同意按照第</w:t>
      </w:r>
      <w:sdt>
        <w:sdtPr>
          <w:id w:val="343743967"/>
          <w:placeholder>
            <w:docPart w:val="DefaultPlaceholder_22675703"/>
          </w:placeholder>
          <w:richText/>
        </w:sdtPr>
        <w:sdtContent>
          <w:r w:rsidR="005F08F6">
            <w:rPr>
              <w:rFonts w:ascii="宋体" w:hAnsi="宋体" w:hint="eastAsia"/>
              <w:color w:val="000000"/>
              <w:sz w:val="24"/>
              <w:u w:val="single"/>
            </w:rPr>
            <w:t>4</w:t>
          </w:r>
        </w:sdtContent>
      </w:sdt>
      <w:r w:rsidRPr="008D19BF">
        <w:rPr>
          <w:rFonts w:ascii="宋体" w:hAnsi="宋体" w:cs="宋体"/>
          <w:color w:val="000000"/>
          <w:kern w:val="0"/>
          <w:sz w:val="24"/>
        </w:rPr>
        <w:t>种方式处理。</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sidR="00E92F3B">
        <w:rPr>
          <w:rFonts w:ascii="宋体" w:hAnsi="宋体" w:cs="宋体" w:hint="eastAsia"/>
          <w:color w:val="000000"/>
          <w:kern w:val="0"/>
          <w:sz w:val="24"/>
        </w:rPr>
        <w:t>、</w:t>
      </w:r>
      <w:r w:rsidRPr="008D19BF">
        <w:rPr>
          <w:rFonts w:ascii="宋体" w:hAnsi="宋体" w:cs="宋体"/>
          <w:color w:val="000000"/>
          <w:kern w:val="0"/>
          <w:sz w:val="24"/>
        </w:rPr>
        <w:t>根据第六条按照套内建筑面积计价的约定，双方同意按照下列原则处理：</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Pr>
          <w:rFonts w:ascii="宋体" w:hAnsi="宋体" w:cs="宋体"/>
          <w:color w:val="000000"/>
          <w:kern w:val="0"/>
          <w:sz w:val="24"/>
        </w:rPr>
        <w:t>)套内建筑面积误差比绝对值在</w:t>
      </w:r>
      <w:r w:rsidRPr="008D19BF">
        <w:rPr>
          <w:color w:val="000000"/>
          <w:kern w:val="0"/>
          <w:sz w:val="24"/>
        </w:rPr>
        <w:t>3</w:t>
      </w:r>
      <w:r w:rsidRPr="008D19BF">
        <w:rPr>
          <w:rFonts w:ascii="宋体" w:hAnsi="宋体" w:cs="宋体"/>
          <w:color w:val="000000"/>
          <w:kern w:val="0"/>
          <w:sz w:val="24"/>
        </w:rPr>
        <w:t>%以内(含</w:t>
      </w:r>
      <w:r w:rsidRPr="008D19BF">
        <w:rPr>
          <w:color w:val="000000"/>
          <w:kern w:val="0"/>
          <w:sz w:val="24"/>
        </w:rPr>
        <w:t>3</w:t>
      </w:r>
      <w:r w:rsidRPr="008D19BF">
        <w:rPr>
          <w:rFonts w:ascii="宋体" w:hAnsi="宋体" w:cs="宋体"/>
          <w:color w:val="000000"/>
          <w:kern w:val="0"/>
          <w:sz w:val="24"/>
        </w:rPr>
        <w:t>%)的，据实结算房价款；</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Pr>
          <w:rFonts w:ascii="宋体" w:hAnsi="宋体" w:cs="宋体"/>
          <w:color w:val="000000"/>
          <w:kern w:val="0"/>
          <w:sz w:val="24"/>
        </w:rPr>
        <w:t>)套内建筑面积误差比绝对值超出</w:t>
      </w:r>
      <w:r w:rsidRPr="008D19BF">
        <w:rPr>
          <w:color w:val="000000"/>
          <w:kern w:val="0"/>
          <w:sz w:val="24"/>
        </w:rPr>
        <w:t>3</w:t>
      </w:r>
      <w:r w:rsidRPr="008D19BF">
        <w:rPr>
          <w:rFonts w:ascii="宋体" w:hAnsi="宋体" w:cs="宋体"/>
          <w:color w:val="000000"/>
          <w:kern w:val="0"/>
          <w:sz w:val="24"/>
        </w:rPr>
        <w:t>%时，买受人有权解除合同。</w:t>
      </w:r>
    </w:p>
    <w:p w:rsidR="00116D61" w:rsidRPr="008D19BF" w:rsidP="00EB1E22">
      <w:pPr>
        <w:widowControl/>
        <w:spacing w:line="480" w:lineRule="auto"/>
        <w:ind w:firstLine="480"/>
        <w:rPr>
          <w:rFonts w:ascii="宋体" w:hAnsi="宋体" w:cs="宋体"/>
          <w:color w:val="000000"/>
          <w:kern w:val="0"/>
          <w:sz w:val="24"/>
        </w:rPr>
      </w:pPr>
      <w:r w:rsidRPr="008D19BF">
        <w:rPr>
          <w:rFonts w:ascii="宋体" w:hAnsi="宋体" w:cs="宋体"/>
          <w:color w:val="000000"/>
          <w:kern w:val="0"/>
          <w:sz w:val="24"/>
        </w:rPr>
        <w:t>买受人解除合同的，应当书面通知出卖人。出卖人应当自解除合同通知送达之日起</w:t>
      </w:r>
      <w:r w:rsidRPr="008D19BF">
        <w:rPr>
          <w:color w:val="000000"/>
          <w:kern w:val="0"/>
          <w:sz w:val="24"/>
        </w:rPr>
        <w:t>15</w:t>
      </w:r>
      <w:r w:rsidRPr="008D19BF">
        <w:rPr>
          <w:rFonts w:ascii="宋体" w:hAnsi="宋体" w:cs="宋体"/>
          <w:color w:val="000000"/>
          <w:kern w:val="0"/>
          <w:sz w:val="24"/>
        </w:rPr>
        <w:t>日内退还买受人已付全部房款(含已付贷款部分)，并自买受人付款之日起，按照</w:t>
      </w:r>
      <w:sdt>
        <w:sdtPr>
          <w:id w:val="2054658894"/>
          <w:placeholder>
            <w:docPart w:val="DefaultPlaceholder_22675703"/>
          </w:placeholder>
          <w:richText/>
        </w:sdtPr>
        <w:sdtContent>
          <w:r w:rsidRPr="005F08F6" w:rsidR="005F08F6">
            <w:rPr>
              <w:rFonts w:ascii="宋体" w:hAnsi="宋体" w:hint="eastAsia"/>
              <w:color w:val="000000"/>
              <w:sz w:val="24"/>
              <w:u w:val="single"/>
            </w:rPr>
            <w:t>中国人民银行公布的同期贷款基准利率</w:t>
          </w:r>
        </w:sdtContent>
      </w:sdt>
      <w:r w:rsidRPr="008D19BF">
        <w:rPr>
          <w:rFonts w:ascii="宋体" w:hAnsi="宋体" w:cs="宋体"/>
          <w:color w:val="000000"/>
          <w:kern w:val="0"/>
          <w:sz w:val="24"/>
        </w:rPr>
        <w:t>%(不低于中国人民银行公布的同期贷款基准利率)计算给付利息。</w:t>
      </w:r>
    </w:p>
    <w:p w:rsidR="00F95EAD" w:rsidRPr="008D19BF" w:rsidP="00881CF0">
      <w:pPr>
        <w:widowControl/>
        <w:spacing w:line="480" w:lineRule="auto"/>
        <w:rPr>
          <w:rFonts w:ascii="宋体" w:hAnsi="宋体" w:cs="宋体" w:hint="eastAsia"/>
          <w:color w:val="000000"/>
          <w:kern w:val="0"/>
          <w:sz w:val="24"/>
        </w:rPr>
      </w:pPr>
      <w:r w:rsidRPr="008D19BF" w:rsidR="00116D61">
        <w:rPr>
          <w:rFonts w:ascii="宋体" w:hAnsi="宋体" w:cs="宋体"/>
          <w:color w:val="000000"/>
          <w:kern w:val="0"/>
          <w:sz w:val="24"/>
        </w:rPr>
        <w:t>　　买受人选择不解除合同的，实测套内建筑面积大于预测套内建筑面积时，套内建筑面积误差比在</w:t>
      </w:r>
      <w:r w:rsidRPr="008D19BF" w:rsidR="00116D61">
        <w:rPr>
          <w:color w:val="000000"/>
          <w:kern w:val="0"/>
          <w:sz w:val="24"/>
        </w:rPr>
        <w:t>3</w:t>
      </w:r>
      <w:r w:rsidRPr="008D19BF" w:rsidR="00116D61">
        <w:rPr>
          <w:rFonts w:ascii="宋体" w:hAnsi="宋体" w:cs="宋体"/>
          <w:color w:val="000000"/>
          <w:kern w:val="0"/>
          <w:sz w:val="24"/>
        </w:rPr>
        <w:t>%以内(含</w:t>
      </w:r>
      <w:r w:rsidRPr="008D19BF" w:rsidR="00116D61">
        <w:rPr>
          <w:color w:val="000000"/>
          <w:kern w:val="0"/>
          <w:sz w:val="24"/>
        </w:rPr>
        <w:t>3</w:t>
      </w:r>
      <w:r w:rsidRPr="008D19BF" w:rsidR="00116D61">
        <w:rPr>
          <w:rFonts w:ascii="宋体" w:hAnsi="宋体" w:cs="宋体"/>
          <w:color w:val="000000"/>
          <w:kern w:val="0"/>
          <w:sz w:val="24"/>
        </w:rPr>
        <w:t>%)部分的房价款由买受人补足；超出</w:t>
      </w:r>
      <w:r w:rsidRPr="008D19BF" w:rsidR="00116D61">
        <w:rPr>
          <w:color w:val="000000"/>
          <w:kern w:val="0"/>
          <w:sz w:val="24"/>
        </w:rPr>
        <w:t>3</w:t>
      </w:r>
      <w:r w:rsidRPr="008D19BF" w:rsidR="00116D61">
        <w:rPr>
          <w:rFonts w:ascii="宋体" w:hAnsi="宋体" w:cs="宋体"/>
          <w:color w:val="000000"/>
          <w:kern w:val="0"/>
          <w:sz w:val="24"/>
        </w:rPr>
        <w:t>% 部分的房价款由出卖人承担，产权归买受人所有。实测套内建筑面积小于预测套内建筑面积时，套内建筑面积误差比绝对值在</w:t>
      </w:r>
      <w:r w:rsidRPr="008D19BF" w:rsidR="00116D61">
        <w:rPr>
          <w:color w:val="000000"/>
          <w:kern w:val="0"/>
          <w:sz w:val="24"/>
        </w:rPr>
        <w:t>3</w:t>
      </w:r>
      <w:r w:rsidRPr="008D19BF" w:rsidR="00116D61">
        <w:rPr>
          <w:rFonts w:ascii="宋体" w:hAnsi="宋体" w:cs="宋体"/>
          <w:color w:val="000000"/>
          <w:kern w:val="0"/>
          <w:sz w:val="24"/>
        </w:rPr>
        <w:t>%以内(含</w:t>
      </w:r>
      <w:r w:rsidRPr="008D19BF" w:rsidR="00116D61">
        <w:rPr>
          <w:color w:val="000000"/>
          <w:kern w:val="0"/>
          <w:sz w:val="24"/>
        </w:rPr>
        <w:t>3</w:t>
      </w:r>
      <w:r w:rsidRPr="008D19BF" w:rsidR="00116D61">
        <w:rPr>
          <w:rFonts w:ascii="宋体" w:hAnsi="宋体" w:cs="宋体"/>
          <w:color w:val="000000"/>
          <w:kern w:val="0"/>
          <w:sz w:val="24"/>
        </w:rPr>
        <w:t>%)部分的房价款由出卖人返还买受人；绝对值超出3%部分的房价款由出卖人双倍返还买受人。</w:t>
      </w:r>
    </w:p>
    <w:p w:rsidR="00F95EAD" w:rsidRPr="008D19BF" w:rsidP="00927A6F">
      <w:pPr>
        <w:widowControl/>
        <w:spacing w:line="560" w:lineRule="exact"/>
        <w:ind w:firstLine="420"/>
        <w:jc w:val="left"/>
        <w:rPr>
          <w:rFonts w:ascii="宋体" w:hAnsi="宋体" w:cs="宋体" w:hint="eastAsia"/>
          <w:color w:val="000000"/>
          <w:kern w:val="0"/>
          <w:sz w:val="24"/>
        </w:rPr>
      </w:pPr>
      <w:r w:rsidRPr="008D19BF" w:rsidR="00116D61">
        <w:rPr>
          <w:rFonts w:ascii="宋体" w:hAnsi="宋体" w:cs="宋体"/>
          <w:color w:val="000000"/>
          <w:kern w:val="0"/>
          <w:sz w:val="24"/>
        </w:rPr>
        <w:t>套内建筑面积误差比=</w:t>
      </w:r>
      <w:r w:rsidRPr="008D19BF" w:rsidR="00881CF0">
        <w:rPr>
          <w:rFonts w:ascii="宋体" w:hAnsi="宋体" w:cs="宋体"/>
          <w:color w:val="000000"/>
          <w:kern w:val="0"/>
          <w:sz w:val="24"/>
        </w:rPr>
        <w:t>（实测套内建筑面积-预测套内建筑面积）除以预测套内建筑面积×100%</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sidR="00B7280E">
        <w:rPr>
          <w:rFonts w:ascii="宋体" w:hAnsi="宋体" w:cs="宋体" w:hint="eastAsia"/>
          <w:color w:val="000000"/>
          <w:kern w:val="0"/>
          <w:sz w:val="24"/>
        </w:rPr>
        <w:t>、</w:t>
      </w:r>
      <w:r w:rsidRPr="008D19BF">
        <w:rPr>
          <w:rFonts w:ascii="宋体" w:hAnsi="宋体" w:cs="宋体"/>
          <w:color w:val="000000"/>
          <w:kern w:val="0"/>
          <w:sz w:val="24"/>
        </w:rPr>
        <w:t>根据第六条按照建筑面积计价的约定，双方同意按照下列原则处理：</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Pr>
          <w:rFonts w:ascii="宋体" w:hAnsi="宋体" w:cs="宋体"/>
          <w:color w:val="000000"/>
          <w:kern w:val="0"/>
          <w:sz w:val="24"/>
        </w:rPr>
        <w:t>)建筑面积、套内建筑面积误差比绝对值均在</w:t>
      </w:r>
      <w:r w:rsidRPr="008D19BF">
        <w:rPr>
          <w:color w:val="000000"/>
          <w:kern w:val="0"/>
          <w:sz w:val="24"/>
        </w:rPr>
        <w:t>3</w:t>
      </w:r>
      <w:r w:rsidRPr="008D19BF">
        <w:rPr>
          <w:rFonts w:ascii="宋体" w:hAnsi="宋体" w:cs="宋体"/>
          <w:color w:val="000000"/>
          <w:kern w:val="0"/>
          <w:sz w:val="24"/>
        </w:rPr>
        <w:t>%以内(含</w:t>
      </w:r>
      <w:r w:rsidRPr="008D19BF">
        <w:rPr>
          <w:color w:val="000000"/>
          <w:kern w:val="0"/>
          <w:sz w:val="24"/>
        </w:rPr>
        <w:t>3</w:t>
      </w:r>
      <w:r w:rsidRPr="008D19BF">
        <w:rPr>
          <w:rFonts w:ascii="宋体" w:hAnsi="宋体" w:cs="宋体"/>
          <w:color w:val="000000"/>
          <w:kern w:val="0"/>
          <w:sz w:val="24"/>
        </w:rPr>
        <w:t>%)的，根据实测建筑面积结算房价款；</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Pr>
          <w:rFonts w:ascii="宋体" w:hAnsi="宋体" w:cs="宋体"/>
          <w:color w:val="000000"/>
          <w:kern w:val="0"/>
          <w:sz w:val="24"/>
        </w:rPr>
        <w:t>)建筑面积、套内建筑面积误差比绝对值其中有一项超出</w:t>
      </w:r>
      <w:r w:rsidRPr="008D19BF">
        <w:rPr>
          <w:color w:val="000000"/>
          <w:kern w:val="0"/>
          <w:sz w:val="24"/>
        </w:rPr>
        <w:t>3</w:t>
      </w:r>
      <w:r w:rsidRPr="008D19BF">
        <w:rPr>
          <w:rFonts w:ascii="宋体" w:hAnsi="宋体" w:cs="宋体"/>
          <w:color w:val="000000"/>
          <w:kern w:val="0"/>
          <w:sz w:val="24"/>
        </w:rPr>
        <w:t>%时，买受人有权解除合同。</w:t>
      </w:r>
    </w:p>
    <w:p w:rsidR="00450F3C" w:rsidRPr="008D19BF" w:rsidP="00EB1E22">
      <w:pPr>
        <w:widowControl/>
        <w:spacing w:line="480" w:lineRule="auto"/>
        <w:ind w:firstLine="480"/>
        <w:jc w:val="distribute"/>
        <w:rPr>
          <w:rFonts w:ascii="宋体" w:hAnsi="宋体" w:cs="宋体" w:hint="eastAsia"/>
          <w:color w:val="000000"/>
          <w:kern w:val="0"/>
          <w:sz w:val="24"/>
        </w:rPr>
      </w:pPr>
      <w:r w:rsidRPr="008D19BF" w:rsidR="00116D61">
        <w:rPr>
          <w:rFonts w:ascii="宋体" w:hAnsi="宋体" w:cs="宋体"/>
          <w:color w:val="000000"/>
          <w:kern w:val="0"/>
          <w:sz w:val="24"/>
        </w:rPr>
        <w:t>买受人解除合同的，应当书面通知出卖人。出卖人应当自解除合同通知送达之日起</w:t>
      </w:r>
      <w:r w:rsidRPr="008D19BF" w:rsidR="00116D61">
        <w:rPr>
          <w:color w:val="000000"/>
          <w:kern w:val="0"/>
          <w:sz w:val="24"/>
        </w:rPr>
        <w:t>15</w:t>
      </w:r>
      <w:r w:rsidRPr="008D19BF" w:rsidR="00116D61">
        <w:rPr>
          <w:rFonts w:ascii="宋体" w:hAnsi="宋体" w:cs="宋体"/>
          <w:color w:val="000000"/>
          <w:kern w:val="0"/>
          <w:sz w:val="24"/>
        </w:rPr>
        <w:t>日内退还买受人已付全部房款(含已付贷款部分)，并自买受人付款之日起，按照</w:t>
      </w:r>
      <w:sdt>
        <w:sdtPr>
          <w:id w:val="1079135579"/>
          <w:placeholder>
            <w:docPart w:val="DefaultPlaceholder_22675703"/>
          </w:placeholder>
          <w:richText/>
        </w:sdtPr>
        <w:sdtContent>
          <w:r w:rsidRPr="00127927" w:rsidR="00127927">
            <w:rPr>
              <w:rFonts w:ascii="宋体" w:hAnsi="宋体" w:hint="eastAsia"/>
              <w:color w:val="000000"/>
              <w:sz w:val="24"/>
              <w:u w:val="single"/>
            </w:rPr>
            <w:t>中国人民银行公布的同期贷款基准利率</w:t>
          </w:r>
        </w:sdtContent>
      </w:sdt>
      <w:r w:rsidRPr="008D19BF" w:rsidR="00116D61">
        <w:rPr>
          <w:rFonts w:ascii="宋体" w:hAnsi="宋体" w:cs="宋体"/>
          <w:color w:val="000000"/>
          <w:kern w:val="0"/>
          <w:sz w:val="24"/>
        </w:rPr>
        <w:t>%(不低于中国人民银行公布的同期贷款基准利率)计算给付利息。</w:t>
      </w:r>
    </w:p>
    <w:p w:rsidR="00116D61" w:rsidRPr="008D19BF" w:rsidP="00F605B6">
      <w:pPr>
        <w:widowControl/>
        <w:spacing w:line="480" w:lineRule="auto"/>
        <w:ind w:firstLine="480" w:firstLineChars="200"/>
        <w:rPr>
          <w:rFonts w:ascii="宋体" w:hAnsi="宋体" w:cs="宋体"/>
          <w:color w:val="000000"/>
          <w:kern w:val="0"/>
          <w:sz w:val="24"/>
        </w:rPr>
      </w:pPr>
      <w:r w:rsidRPr="008D19BF">
        <w:rPr>
          <w:rFonts w:ascii="宋体" w:hAnsi="宋体" w:cs="宋体"/>
          <w:color w:val="000000"/>
          <w:kern w:val="0"/>
          <w:sz w:val="24"/>
        </w:rPr>
        <w:t>买受人选择不解除合同的，实测建筑面积大于预测建筑面积时，建筑面积误差比在</w:t>
      </w:r>
      <w:r w:rsidRPr="008D19BF">
        <w:rPr>
          <w:color w:val="000000"/>
          <w:kern w:val="0"/>
          <w:sz w:val="24"/>
        </w:rPr>
        <w:t>3</w:t>
      </w:r>
      <w:r w:rsidRPr="008D19BF">
        <w:rPr>
          <w:rFonts w:ascii="宋体" w:hAnsi="宋体" w:cs="宋体"/>
          <w:color w:val="000000"/>
          <w:kern w:val="0"/>
          <w:sz w:val="24"/>
        </w:rPr>
        <w:t>%以内(含</w:t>
      </w:r>
      <w:r w:rsidRPr="008D19BF">
        <w:rPr>
          <w:color w:val="000000"/>
          <w:kern w:val="0"/>
          <w:sz w:val="24"/>
        </w:rPr>
        <w:t>3</w:t>
      </w:r>
      <w:r w:rsidRPr="008D19BF">
        <w:rPr>
          <w:rFonts w:ascii="宋体" w:hAnsi="宋体" w:cs="宋体"/>
          <w:color w:val="000000"/>
          <w:kern w:val="0"/>
          <w:sz w:val="24"/>
        </w:rPr>
        <w:t>%)部分的房价款由买受人补足，超出</w:t>
      </w:r>
      <w:r w:rsidRPr="008D19BF">
        <w:rPr>
          <w:color w:val="000000"/>
          <w:kern w:val="0"/>
          <w:sz w:val="24"/>
        </w:rPr>
        <w:t>3</w:t>
      </w:r>
      <w:r w:rsidRPr="008D19BF">
        <w:rPr>
          <w:rFonts w:ascii="宋体" w:hAnsi="宋体" w:cs="宋体"/>
          <w:color w:val="000000"/>
          <w:kern w:val="0"/>
          <w:sz w:val="24"/>
        </w:rPr>
        <w:t>%部分的房价款由出卖人承担，产权归买受人所有。实测建筑面积小于预测建筑面积时，建筑面积误差比绝对值在</w:t>
      </w:r>
      <w:r w:rsidRPr="008D19BF">
        <w:rPr>
          <w:color w:val="000000"/>
          <w:kern w:val="0"/>
          <w:sz w:val="24"/>
        </w:rPr>
        <w:t>3</w:t>
      </w:r>
      <w:r w:rsidRPr="008D19BF">
        <w:rPr>
          <w:rFonts w:ascii="宋体" w:hAnsi="宋体" w:cs="宋体"/>
          <w:color w:val="000000"/>
          <w:kern w:val="0"/>
          <w:sz w:val="24"/>
        </w:rPr>
        <w:t>%以内(含</w:t>
      </w:r>
      <w:r w:rsidRPr="008D19BF">
        <w:rPr>
          <w:color w:val="000000"/>
          <w:kern w:val="0"/>
          <w:sz w:val="24"/>
        </w:rPr>
        <w:t>3</w:t>
      </w:r>
      <w:r w:rsidRPr="008D19BF">
        <w:rPr>
          <w:rFonts w:ascii="宋体" w:hAnsi="宋体" w:cs="宋体"/>
          <w:color w:val="000000"/>
          <w:kern w:val="0"/>
          <w:sz w:val="24"/>
        </w:rPr>
        <w:t>%)部分的房价款由出卖人返还买受人；绝对值超出</w:t>
      </w:r>
      <w:r w:rsidRPr="008D19BF">
        <w:rPr>
          <w:color w:val="000000"/>
          <w:kern w:val="0"/>
          <w:sz w:val="24"/>
        </w:rPr>
        <w:t>3</w:t>
      </w:r>
      <w:r w:rsidRPr="008D19BF">
        <w:rPr>
          <w:rFonts w:ascii="宋体" w:hAnsi="宋体" w:cs="宋体"/>
          <w:color w:val="000000"/>
          <w:kern w:val="0"/>
          <w:sz w:val="24"/>
        </w:rPr>
        <w:t>%部分的房价款由出卖人双倍返还买受人。</w:t>
      </w:r>
    </w:p>
    <w:p w:rsidR="00517CC2" w:rsidRPr="008D19BF" w:rsidP="00881CF0">
      <w:pPr>
        <w:widowControl/>
        <w:spacing w:line="560" w:lineRule="exact"/>
        <w:jc w:val="left"/>
        <w:rPr>
          <w:rFonts w:ascii="宋体" w:hAnsi="宋体" w:cs="宋体" w:hint="eastAsia"/>
          <w:color w:val="000000"/>
          <w:kern w:val="0"/>
          <w:sz w:val="24"/>
        </w:rPr>
      </w:pPr>
      <w:r w:rsidRPr="008D19BF" w:rsidR="00116D61">
        <w:rPr>
          <w:rFonts w:ascii="宋体" w:hAnsi="宋体" w:cs="宋体"/>
          <w:color w:val="000000"/>
          <w:kern w:val="0"/>
          <w:sz w:val="24"/>
        </w:rPr>
        <w:t>　　</w:t>
      </w:r>
      <w:r w:rsidRPr="008D19BF">
        <w:rPr>
          <w:rFonts w:ascii="宋体" w:hAnsi="宋体" w:cs="宋体" w:hint="eastAsia"/>
          <w:color w:val="000000"/>
          <w:kern w:val="0"/>
          <w:sz w:val="24"/>
        </w:rPr>
        <w:t>建筑面积误差比</w:t>
      </w:r>
      <w:r w:rsidRPr="008D19BF">
        <w:rPr>
          <w:rFonts w:ascii="宋体" w:hAnsi="宋体" w:cs="宋体"/>
          <w:color w:val="000000"/>
          <w:kern w:val="0"/>
          <w:sz w:val="24"/>
        </w:rPr>
        <w:t>=</w:t>
      </w:r>
      <w:r w:rsidRPr="008D19BF" w:rsidR="00881CF0">
        <w:rPr>
          <w:rFonts w:ascii="宋体" w:hAnsi="宋体" w:cs="宋体"/>
          <w:color w:val="000000"/>
          <w:kern w:val="0"/>
          <w:sz w:val="24"/>
        </w:rPr>
        <w:t xml:space="preserve"> (实测建筑面积-预测建筑面积)除以预测建筑面积 ×100%</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3</w:t>
      </w:r>
      <w:r w:rsidRPr="008D19BF">
        <w:rPr>
          <w:rFonts w:ascii="宋体" w:hAnsi="宋体" w:cs="宋体"/>
          <w:color w:val="000000"/>
          <w:kern w:val="0"/>
          <w:sz w:val="24"/>
        </w:rPr>
        <w:t>)因设计变更造成面积差异，双方不解除合同的，应当签署补充协议。</w:t>
      </w:r>
    </w:p>
    <w:p w:rsidR="00517CC2" w:rsidRPr="008D19BF" w:rsidP="00F605B6">
      <w:pPr>
        <w:widowControl/>
        <w:spacing w:line="480" w:lineRule="auto"/>
        <w:ind w:firstLine="480"/>
        <w:rPr>
          <w:rFonts w:ascii="宋体" w:hAnsi="宋体" w:cs="宋体" w:hint="eastAsia"/>
          <w:color w:val="000000"/>
          <w:kern w:val="0"/>
          <w:sz w:val="24"/>
        </w:rPr>
      </w:pPr>
      <w:r w:rsidRPr="008D19BF" w:rsidR="00116D61">
        <w:rPr>
          <w:color w:val="000000"/>
          <w:kern w:val="0"/>
          <w:sz w:val="24"/>
        </w:rPr>
        <w:t>3</w:t>
      </w:r>
      <w:r w:rsidRPr="008D19BF" w:rsidR="007D16E6">
        <w:rPr>
          <w:rFonts w:ascii="宋体" w:hAnsi="宋体" w:cs="宋体" w:hint="eastAsia"/>
          <w:color w:val="000000"/>
          <w:kern w:val="0"/>
          <w:sz w:val="24"/>
        </w:rPr>
        <w:t>、</w:t>
      </w:r>
      <w:r w:rsidRPr="008D19BF" w:rsidR="00116D61">
        <w:rPr>
          <w:rFonts w:ascii="宋体" w:hAnsi="宋体" w:cs="宋体"/>
          <w:color w:val="000000"/>
          <w:kern w:val="0"/>
          <w:sz w:val="24"/>
        </w:rPr>
        <w:t>根据第六条按照套计价的，出卖人承诺在房屋平面图中标明详细尺寸，并约定误差范围。该商品房交付时，套型与设计图纸不一致或者相关尺寸超出约定的误差范围，双方约定如下：</w:t>
      </w:r>
    </w:p>
    <w:p w:rsidR="00116D61" w:rsidRPr="008D19BF" w:rsidP="00F605B6">
      <w:pPr>
        <w:widowControl/>
        <w:spacing w:line="480" w:lineRule="auto"/>
        <w:ind w:firstLine="480"/>
        <w:rPr>
          <w:rFonts w:ascii="宋体" w:hAnsi="宋体" w:cs="宋体"/>
          <w:color w:val="000000"/>
          <w:kern w:val="0"/>
          <w:sz w:val="24"/>
        </w:rPr>
      </w:pPr>
      <w:sdt>
        <w:sdtPr>
          <w:id w:val="1011156588"/>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w:t>
      </w:r>
    </w:p>
    <w:p w:rsidR="00517CC2" w:rsidRPr="008D19BF" w:rsidP="00F605B6">
      <w:pPr>
        <w:widowControl/>
        <w:spacing w:line="480" w:lineRule="auto"/>
        <w:ind w:firstLine="480"/>
        <w:rPr>
          <w:rFonts w:ascii="宋体" w:hAnsi="宋体" w:cs="宋体" w:hint="eastAsia"/>
          <w:color w:val="000000"/>
          <w:kern w:val="0"/>
          <w:sz w:val="24"/>
        </w:rPr>
      </w:pPr>
      <w:r w:rsidRPr="008D19BF" w:rsidR="00116D61">
        <w:rPr>
          <w:color w:val="000000"/>
          <w:kern w:val="0"/>
          <w:sz w:val="24"/>
        </w:rPr>
        <w:t>4</w:t>
      </w:r>
      <w:r w:rsidRPr="008D19BF" w:rsidR="00685F68">
        <w:rPr>
          <w:rFonts w:ascii="宋体" w:hAnsi="宋体" w:cs="宋体" w:hint="eastAsia"/>
          <w:color w:val="000000"/>
          <w:kern w:val="0"/>
          <w:sz w:val="24"/>
        </w:rPr>
        <w:t>、</w:t>
      </w:r>
      <w:r w:rsidRPr="008D19BF" w:rsidR="00116D61">
        <w:rPr>
          <w:rFonts w:ascii="宋体" w:hAnsi="宋体" w:cs="宋体"/>
          <w:color w:val="000000"/>
          <w:kern w:val="0"/>
          <w:sz w:val="24"/>
        </w:rPr>
        <w:t>双方自行约定：</w:t>
      </w:r>
    </w:p>
    <w:p w:rsidR="00116D61" w:rsidRPr="008D19BF" w:rsidP="00F605B6">
      <w:pPr>
        <w:widowControl/>
        <w:spacing w:line="480" w:lineRule="auto"/>
        <w:ind w:firstLine="480"/>
        <w:rPr>
          <w:rFonts w:ascii="宋体" w:hAnsi="宋体" w:cs="宋体" w:hint="eastAsia"/>
          <w:color w:val="000000"/>
          <w:kern w:val="0"/>
          <w:sz w:val="24"/>
        </w:rPr>
      </w:pPr>
      <w:sdt>
        <w:sdtPr>
          <w:id w:val="625119093"/>
          <w:placeholder>
            <w:docPart w:val="DefaultPlaceholder_22675703"/>
          </w:placeholder>
          <w:richText/>
        </w:sdtPr>
        <w:sdtContent>
          <w:r w:rsidRPr="005F08F6" w:rsidR="005F08F6">
            <w:rPr>
              <w:rFonts w:ascii="宋体" w:hAnsi="宋体" w:hint="eastAsia"/>
              <w:color w:val="000000"/>
              <w:sz w:val="24"/>
              <w:u w:val="single"/>
            </w:rPr>
            <w:t>详见附件十一《补充协议》</w:t>
          </w:r>
        </w:sdtContent>
      </w:sdt>
      <w:r w:rsidRPr="008D19BF">
        <w:rPr>
          <w:rFonts w:ascii="宋体" w:hAnsi="宋体" w:cs="宋体"/>
          <w:color w:val="000000"/>
          <w:kern w:val="0"/>
          <w:sz w:val="24"/>
        </w:rPr>
        <w:t>。</w:t>
      </w:r>
    </w:p>
    <w:p w:rsidR="001868A2" w:rsidRPr="008D19BF" w:rsidP="001868A2">
      <w:pPr>
        <w:widowControl/>
        <w:spacing w:line="560" w:lineRule="exact"/>
        <w:ind w:firstLine="480" w:firstLineChars="200"/>
        <w:jc w:val="left"/>
        <w:rPr>
          <w:b/>
          <w:bCs/>
          <w:color w:val="000000"/>
          <w:kern w:val="0"/>
          <w:sz w:val="24"/>
        </w:rPr>
      </w:pPr>
      <w:r w:rsidRPr="008D19BF">
        <w:rPr>
          <w:rFonts w:hAnsi="宋体"/>
          <w:b/>
          <w:bCs/>
          <w:color w:val="000000"/>
          <w:kern w:val="0"/>
          <w:sz w:val="24"/>
        </w:rPr>
        <w:t>第十三条</w:t>
      </w:r>
      <w:r w:rsidRPr="008D19BF">
        <w:rPr>
          <w:b/>
          <w:bCs/>
          <w:color w:val="000000"/>
          <w:kern w:val="0"/>
          <w:sz w:val="24"/>
        </w:rPr>
        <w:t xml:space="preserve">  </w:t>
      </w:r>
      <w:r w:rsidRPr="008D19BF">
        <w:rPr>
          <w:rFonts w:hAnsi="宋体"/>
          <w:b/>
          <w:bCs/>
          <w:color w:val="000000"/>
          <w:kern w:val="0"/>
          <w:sz w:val="24"/>
        </w:rPr>
        <w:t>房屋层高差异处理</w:t>
      </w:r>
    </w:p>
    <w:p w:rsidR="001868A2" w:rsidRPr="008D19BF" w:rsidP="001868A2">
      <w:pPr>
        <w:widowControl/>
        <w:spacing w:line="560" w:lineRule="exact"/>
        <w:jc w:val="left"/>
        <w:rPr>
          <w:color w:val="000000"/>
          <w:kern w:val="0"/>
          <w:sz w:val="24"/>
        </w:rPr>
      </w:pPr>
      <w:r w:rsidRPr="008D19BF">
        <w:rPr>
          <w:color w:val="000000"/>
          <w:kern w:val="0"/>
          <w:sz w:val="24"/>
        </w:rPr>
        <w:tab/>
      </w:r>
      <w:r w:rsidRPr="008D19BF" w:rsidR="00480F97">
        <w:rPr>
          <w:rFonts w:hint="eastAsia"/>
          <w:color w:val="000000"/>
          <w:kern w:val="0"/>
          <w:sz w:val="24"/>
        </w:rPr>
        <w:t>该商品房层高为</w:t>
      </w:r>
      <w:sdt>
        <w:sdtPr>
          <w:id w:val="5840234"/>
          <w:placeholder>
            <w:docPart w:val="DefaultPlaceholder_22675703"/>
          </w:placeholder>
          <w:richText/>
        </w:sdtPr>
        <w:sdtContent>
          <w:r w:rsidR="005F08F6">
            <w:rPr>
              <w:rFonts w:ascii="宋体" w:hAnsi="宋体" w:hint="eastAsia"/>
              <w:color w:val="000000"/>
              <w:sz w:val="24"/>
              <w:u w:val="single"/>
            </w:rPr>
            <w:t>/</w:t>
          </w:r>
        </w:sdtContent>
      </w:sdt>
      <w:r w:rsidRPr="008D19BF">
        <w:rPr>
          <w:rFonts w:hAnsi="宋体"/>
          <w:color w:val="000000"/>
          <w:kern w:val="0"/>
          <w:sz w:val="24"/>
        </w:rPr>
        <w:t>米（以规划设计为准），若房屋实际交付时层高低于该约定，双方同意按如下方式处理：</w:t>
      </w:r>
    </w:p>
    <w:p w:rsidR="001868A2" w:rsidRPr="008D19BF" w:rsidP="001868A2">
      <w:pPr>
        <w:widowControl/>
        <w:spacing w:line="560" w:lineRule="exact"/>
        <w:ind w:firstLine="480" w:firstLineChars="200"/>
        <w:jc w:val="left"/>
        <w:rPr>
          <w:color w:val="000000"/>
          <w:kern w:val="0"/>
          <w:sz w:val="24"/>
        </w:rPr>
      </w:pPr>
      <w:r w:rsidRPr="008D19BF">
        <w:rPr>
          <w:rFonts w:hAnsi="宋体"/>
          <w:color w:val="000000"/>
          <w:kern w:val="0"/>
          <w:sz w:val="24"/>
        </w:rPr>
        <w:t>本合同所述层高为上下两层楼面或楼面与地面之间的垂直距离。</w:t>
      </w:r>
    </w:p>
    <w:p w:rsidR="001868A2" w:rsidRPr="008D19BF" w:rsidP="001868A2">
      <w:pPr>
        <w:widowControl/>
        <w:spacing w:line="560" w:lineRule="exact"/>
        <w:ind w:firstLine="480" w:firstLineChars="200"/>
        <w:jc w:val="left"/>
        <w:rPr>
          <w:color w:val="000000"/>
          <w:kern w:val="0"/>
          <w:sz w:val="24"/>
        </w:rPr>
      </w:pPr>
      <w:r w:rsidRPr="008D19BF">
        <w:rPr>
          <w:color w:val="000000"/>
          <w:kern w:val="0"/>
          <w:sz w:val="24"/>
        </w:rPr>
        <w:t>1</w:t>
      </w:r>
      <w:r w:rsidRPr="008D19BF">
        <w:rPr>
          <w:rFonts w:hint="eastAsia"/>
          <w:color w:val="000000"/>
          <w:kern w:val="0"/>
          <w:sz w:val="24"/>
        </w:rPr>
        <w:t>、</w:t>
      </w:r>
      <w:r w:rsidRPr="008D19BF" w:rsidR="00480F97">
        <w:rPr>
          <w:rFonts w:hAnsi="宋体"/>
          <w:color w:val="000000"/>
          <w:kern w:val="0"/>
          <w:sz w:val="24"/>
        </w:rPr>
        <w:t>层高差异的确认部门以株洲市住房和城乡建设局</w:t>
      </w:r>
      <w:r w:rsidRPr="008D19BF">
        <w:rPr>
          <w:rFonts w:hAnsi="宋体"/>
          <w:color w:val="000000"/>
          <w:kern w:val="0"/>
          <w:sz w:val="24"/>
        </w:rPr>
        <w:t>或其指定测量部门为准。</w:t>
      </w:r>
    </w:p>
    <w:p w:rsidR="001868A2" w:rsidRPr="008D19BF" w:rsidP="001868A2">
      <w:pPr>
        <w:widowControl/>
        <w:spacing w:line="560" w:lineRule="exact"/>
        <w:ind w:firstLine="480" w:firstLineChars="200"/>
        <w:jc w:val="left"/>
        <w:rPr>
          <w:color w:val="000000"/>
          <w:kern w:val="0"/>
          <w:sz w:val="24"/>
        </w:rPr>
      </w:pPr>
      <w:r w:rsidRPr="008D19BF">
        <w:rPr>
          <w:color w:val="000000"/>
          <w:kern w:val="0"/>
          <w:sz w:val="24"/>
        </w:rPr>
        <w:t>2</w:t>
      </w:r>
      <w:r w:rsidRPr="008D19BF">
        <w:rPr>
          <w:rFonts w:hint="eastAsia"/>
          <w:color w:val="000000"/>
          <w:kern w:val="0"/>
          <w:sz w:val="24"/>
        </w:rPr>
        <w:t>、</w:t>
      </w:r>
      <w:r w:rsidRPr="008D19BF">
        <w:rPr>
          <w:rFonts w:hAnsi="宋体"/>
          <w:color w:val="000000"/>
          <w:kern w:val="0"/>
          <w:sz w:val="24"/>
        </w:rPr>
        <w:t>层高差异在</w:t>
      </w:r>
      <w:r w:rsidRPr="008D19BF">
        <w:rPr>
          <w:color w:val="000000"/>
          <w:kern w:val="0"/>
          <w:sz w:val="24"/>
        </w:rPr>
        <w:t>1.5%</w:t>
      </w:r>
      <w:r w:rsidRPr="008D19BF">
        <w:rPr>
          <w:rFonts w:hAnsi="宋体"/>
          <w:color w:val="000000"/>
          <w:kern w:val="0"/>
          <w:sz w:val="24"/>
        </w:rPr>
        <w:t>（含）以内的，买受人予以理解和接受，超过</w:t>
      </w:r>
      <w:r w:rsidRPr="008D19BF">
        <w:rPr>
          <w:color w:val="000000"/>
          <w:kern w:val="0"/>
          <w:sz w:val="24"/>
        </w:rPr>
        <w:t>1.5%</w:t>
      </w:r>
      <w:r w:rsidRPr="008D19BF">
        <w:rPr>
          <w:rFonts w:hAnsi="宋体"/>
          <w:color w:val="000000"/>
          <w:kern w:val="0"/>
          <w:sz w:val="24"/>
        </w:rPr>
        <w:t>的，由出卖人按照</w:t>
      </w:r>
      <w:sdt>
        <w:sdtPr>
          <w:id w:val="2027989600"/>
          <w:placeholder>
            <w:docPart w:val="DefaultPlaceholder_22675703"/>
          </w:placeholder>
          <w:richText/>
        </w:sdtPr>
        <w:sdtContent>
          <w:r w:rsidR="005F08F6">
            <w:rPr>
              <w:rFonts w:ascii="宋体" w:hAnsi="宋体" w:hint="eastAsia"/>
              <w:color w:val="000000"/>
              <w:sz w:val="24"/>
              <w:u w:val="single"/>
            </w:rPr>
            <w:t>10</w:t>
          </w:r>
        </w:sdtContent>
      </w:sdt>
      <w:r w:rsidRPr="008D19BF">
        <w:rPr>
          <w:rFonts w:hAnsi="宋体"/>
          <w:color w:val="000000"/>
          <w:kern w:val="0"/>
          <w:sz w:val="24"/>
        </w:rPr>
        <w:t>元</w:t>
      </w:r>
      <w:r w:rsidRPr="008D19BF">
        <w:rPr>
          <w:color w:val="000000"/>
          <w:kern w:val="0"/>
          <w:sz w:val="24"/>
        </w:rPr>
        <w:t>/</w:t>
      </w:r>
      <w:r w:rsidRPr="008D19BF">
        <w:rPr>
          <w:rFonts w:hAnsi="宋体"/>
          <w:color w:val="000000"/>
          <w:kern w:val="0"/>
          <w:sz w:val="24"/>
        </w:rPr>
        <w:t>每平方米建筑面积进行赔偿。</w:t>
      </w:r>
    </w:p>
    <w:p w:rsidR="00116D61" w:rsidRPr="008D19BF" w:rsidP="00287DEB">
      <w:pPr>
        <w:widowControl/>
        <w:spacing w:before="312" w:beforeLines="100" w:after="312" w:afterLines="100" w:line="480" w:lineRule="auto"/>
        <w:ind w:firstLine="420"/>
        <w:rPr>
          <w:rFonts w:ascii="宋体" w:hAnsi="宋体" w:cs="宋体" w:hint="eastAsia"/>
          <w:b/>
          <w:color w:val="000000"/>
          <w:kern w:val="0"/>
          <w:sz w:val="28"/>
          <w:szCs w:val="28"/>
        </w:rPr>
      </w:pPr>
      <w:r w:rsidRPr="008D19BF">
        <w:rPr>
          <w:rFonts w:ascii="宋体" w:hAnsi="宋体" w:cs="宋体" w:hint="eastAsia"/>
          <w:b/>
          <w:bCs/>
          <w:color w:val="000000"/>
          <w:kern w:val="0"/>
          <w:sz w:val="28"/>
          <w:szCs w:val="28"/>
        </w:rPr>
        <w:t>第六章</w:t>
      </w:r>
      <w:r w:rsidRPr="008D19BF" w:rsidR="00F91A73">
        <w:rPr>
          <w:rFonts w:ascii="宋体" w:hAnsi="宋体" w:cs="宋体" w:hint="eastAsia"/>
          <w:b/>
          <w:bCs/>
          <w:color w:val="000000"/>
          <w:kern w:val="0"/>
          <w:sz w:val="28"/>
          <w:szCs w:val="28"/>
        </w:rPr>
        <w:t xml:space="preserve">  </w:t>
      </w:r>
      <w:r w:rsidRPr="008D19BF">
        <w:rPr>
          <w:rFonts w:ascii="宋体" w:hAnsi="宋体" w:cs="宋体" w:hint="eastAsia"/>
          <w:b/>
          <w:bCs/>
          <w:color w:val="000000"/>
          <w:kern w:val="0"/>
          <w:sz w:val="28"/>
          <w:szCs w:val="28"/>
        </w:rPr>
        <w:t>规划设计变更</w:t>
      </w:r>
    </w:p>
    <w:p w:rsidR="00116D61" w:rsidRPr="008D19BF" w:rsidP="00F605B6">
      <w:pPr>
        <w:widowControl/>
        <w:spacing w:line="480" w:lineRule="auto"/>
        <w:rPr>
          <w:rFonts w:ascii="宋体" w:hAnsi="宋体" w:cs="宋体"/>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第十四条</w:t>
      </w:r>
      <w:r w:rsidRPr="008D19BF">
        <w:rPr>
          <w:rFonts w:ascii="宋体" w:hAnsi="宋体" w:cs="宋体"/>
          <w:b/>
          <w:color w:val="000000"/>
          <w:kern w:val="0"/>
          <w:sz w:val="24"/>
        </w:rPr>
        <w:t xml:space="preserve"> </w:t>
      </w:r>
      <w:r w:rsidRPr="008D19BF" w:rsidR="00D03240">
        <w:rPr>
          <w:rFonts w:ascii="宋体" w:hAnsi="宋体" w:cs="宋体" w:hint="eastAsia"/>
          <w:b/>
          <w:color w:val="000000"/>
          <w:kern w:val="0"/>
          <w:sz w:val="24"/>
        </w:rPr>
        <w:t xml:space="preserve"> </w:t>
      </w:r>
      <w:r w:rsidRPr="008D19BF">
        <w:rPr>
          <w:rFonts w:ascii="宋体" w:hAnsi="宋体" w:cs="宋体"/>
          <w:b/>
          <w:color w:val="000000"/>
          <w:kern w:val="0"/>
          <w:sz w:val="24"/>
        </w:rPr>
        <w:t>规划变更</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一)出卖人应当按照城乡规划主管部门核发的建设工程规划许可证规定的条件建设商品房，不得擅自变更。双方签订合同后，涉及该商品房规划用途、面积、容积率、绿地率、基础设施、公共服务及其他配套设施等规划许可内容经城乡规划主管部门批准变更的，出卖人应当在变更确立之日起</w:t>
      </w:r>
      <w:r w:rsidRPr="008D19BF">
        <w:rPr>
          <w:color w:val="000000"/>
          <w:kern w:val="0"/>
          <w:sz w:val="24"/>
        </w:rPr>
        <w:t>10</w:t>
      </w:r>
      <w:r w:rsidRPr="008D19BF">
        <w:rPr>
          <w:rFonts w:ascii="宋体" w:hAnsi="宋体" w:cs="宋体"/>
          <w:color w:val="000000"/>
          <w:kern w:val="0"/>
          <w:sz w:val="24"/>
        </w:rPr>
        <w:t>日内将书面通知送达买受人。出卖人未在规定期限内通知买受人的，买受人有权解除合同。</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(二)买受人应当在通知送达之日起</w:t>
      </w:r>
      <w:r w:rsidRPr="008D19BF">
        <w:rPr>
          <w:color w:val="000000"/>
          <w:kern w:val="0"/>
          <w:sz w:val="24"/>
        </w:rPr>
        <w:t>15</w:t>
      </w:r>
      <w:r w:rsidRPr="008D19BF">
        <w:rPr>
          <w:rFonts w:ascii="宋体" w:hAnsi="宋体" w:cs="宋体"/>
          <w:color w:val="000000"/>
          <w:kern w:val="0"/>
          <w:sz w:val="24"/>
        </w:rPr>
        <w:t>日内做出是否解除合同的书面答复。买受人逾期未予以书面答复的，视同接受变更。</w:t>
      </w:r>
    </w:p>
    <w:sdt>
      <w:sdtPr>
        <w:id w:val="1101656337"/>
        <w:placeholder>
          <w:docPart w:val="DefaultPlaceholder_22675703"/>
        </w:placeholder>
        <w:richText/>
      </w:sdtPr>
      <w:sdtContent>
        <w:p w:rsidR="00127927" w:rsidRPr="00127927" w:rsidP="00127927">
          <w:pPr>
            <w:widowControl/>
            <w:spacing w:line="480" w:lineRule="auto"/>
            <w:ind w:firstLine="480"/>
            <w:rPr>
              <w:rFonts w:ascii="宋体" w:hAnsi="宋体" w:hint="eastAsia"/>
              <w:color w:val="000000"/>
              <w:sz w:val="24"/>
              <w:u w:val="single"/>
            </w:rPr>
          </w:pPr>
          <w:r w:rsidRPr="008D19BF" w:rsidR="00116D61">
            <w:rPr>
              <w:rFonts w:ascii="宋体" w:hAnsi="宋体" w:cs="宋体"/>
              <w:color w:val="000000"/>
              <w:kern w:val="0"/>
              <w:sz w:val="24"/>
            </w:rPr>
            <w:t>(三)买受人解除合同的，应当书面通知出卖人。出卖人应当自解除合同通知送达之日起</w:t>
          </w:r>
          <w:r w:rsidRPr="008D19BF" w:rsidR="00116D61">
            <w:rPr>
              <w:color w:val="000000"/>
              <w:kern w:val="0"/>
              <w:sz w:val="24"/>
            </w:rPr>
            <w:t>15</w:t>
          </w:r>
          <w:r w:rsidRPr="008D19BF" w:rsidR="00116D61">
            <w:rPr>
              <w:rFonts w:ascii="宋体" w:hAnsi="宋体" w:cs="宋体"/>
              <w:color w:val="000000"/>
              <w:kern w:val="0"/>
              <w:sz w:val="24"/>
            </w:rPr>
            <w:t>日内退还买受人已付全部房款(含已付贷款部分)，并自买受人付款之日起，按照</w:t>
          </w:r>
          <w:sdt>
            <w:sdtPr>
              <w:id w:val="1039734365"/>
              <w:placeholder>
                <w:docPart w:val="DefaultPlaceholder_22675703"/>
              </w:placeholder>
              <w:richText/>
            </w:sdtPr>
            <w:sdtContent>
              <w:r w:rsidRPr="00127927">
                <w:rPr>
                  <w:rFonts w:ascii="宋体" w:hAnsi="宋体" w:hint="eastAsia"/>
                  <w:color w:val="000000"/>
                  <w:sz w:val="24"/>
                  <w:u w:val="single"/>
                </w:rPr>
                <w:t>中国人民银行公布的同期贷款基准利率</w:t>
              </w:r>
            </w:sdtContent>
          </w:sdt>
          <w:r w:rsidRPr="008D19BF" w:rsidR="00116D61">
            <w:rPr>
              <w:rFonts w:ascii="宋体" w:hAnsi="宋体" w:cs="宋体"/>
              <w:color w:val="000000"/>
              <w:kern w:val="0"/>
              <w:sz w:val="24"/>
            </w:rPr>
            <w:t>%(不低于中国人民银行公布的同期贷款基准利率)计算给付利息；同时，出卖人按照全部房价款的</w:t>
          </w:r>
          <w:sdt>
            <w:sdtPr>
              <w:id w:val="871595782"/>
              <w:placeholder>
                <w:docPart w:val="DefaultPlaceholder_22675703"/>
              </w:placeholder>
              <w:richText/>
            </w:sdtPr>
            <w:sdtContent>
              <w:r>
                <w:rPr>
                  <w:rFonts w:ascii="宋体" w:hAnsi="宋体" w:hint="eastAsia"/>
                  <w:color w:val="000000"/>
                  <w:sz w:val="24"/>
                  <w:u w:val="single"/>
                </w:rPr>
                <w:t>0.1</w:t>
              </w:r>
            </w:sdtContent>
          </w:sdt>
          <w:r w:rsidRPr="008D19BF" w:rsidR="00116D61">
            <w:rPr>
              <w:rFonts w:ascii="宋体" w:hAnsi="宋体" w:cs="宋体"/>
              <w:color w:val="000000"/>
              <w:kern w:val="0"/>
              <w:sz w:val="24"/>
            </w:rPr>
            <w:t>%向买受人支付违约金。买受人不解除合同的，有权要求出卖人赔偿由此造成的损失，双方约定如下：</w:t>
          </w:r>
          <w:r w:rsidRPr="00127927">
            <w:rPr>
              <w:rFonts w:ascii="宋体" w:hAnsi="宋体" w:hint="eastAsia"/>
              <w:color w:val="000000"/>
              <w:sz w:val="24"/>
              <w:u w:val="single"/>
            </w:rPr>
            <w:t>出卖人按照实际买受人实际已付房款万分之一向买受人支付，出卖人除按本条约定采取补救措施和承担违约金外，不承担其他责任</w:t>
          </w:r>
        </w:p>
        <w:p w:rsidR="00116D61" w:rsidRPr="008D19BF" w:rsidP="00FA0023">
          <w:pPr>
            <w:widowControl/>
            <w:spacing w:line="480" w:lineRule="auto"/>
            <w:ind w:firstLine="480"/>
            <w:rPr>
              <w:rFonts w:ascii="宋体" w:hAnsi="宋体" w:cs="宋体"/>
              <w:color w:val="000000"/>
              <w:kern w:val="0"/>
              <w:sz w:val="24"/>
            </w:rPr>
          </w:pPr>
          <w:r w:rsidRPr="00127927" w:rsidR="00127927">
            <w:rPr>
              <w:rFonts w:ascii="宋体" w:hAnsi="宋体" w:hint="eastAsia"/>
              <w:color w:val="000000"/>
              <w:sz w:val="24"/>
              <w:u w:val="single"/>
            </w:rPr>
            <w:t>如规划变更政府部门依职权作出、或受客观条件如施工地质、政策变化所致、或该等变更系更优的，不受本条约束，不论合同是否解除，出卖人无需承担违约责任</w:t>
          </w:r>
          <w:r w:rsidRPr="008D19BF">
            <w:rPr>
              <w:rFonts w:ascii="宋体" w:hAnsi="宋体" w:cs="宋体"/>
              <w:color w:val="000000"/>
              <w:kern w:val="0"/>
              <w:sz w:val="24"/>
            </w:rPr>
            <w:t>。</w:t>
          </w:r>
        </w:p>
      </w:sdtContent>
    </w:sdt>
    <w:p w:rsidR="00116D61" w:rsidRPr="008D19BF" w:rsidP="00F605B6">
      <w:pPr>
        <w:widowControl/>
        <w:spacing w:line="480" w:lineRule="auto"/>
        <w:rPr>
          <w:rFonts w:ascii="宋体" w:hAnsi="宋体" w:cs="宋体"/>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第十五条</w:t>
      </w:r>
      <w:r w:rsidRPr="008D19BF">
        <w:rPr>
          <w:rFonts w:ascii="宋体" w:hAnsi="宋体" w:cs="宋体"/>
          <w:b/>
          <w:color w:val="000000"/>
          <w:kern w:val="0"/>
          <w:sz w:val="24"/>
        </w:rPr>
        <w:t xml:space="preserve"> </w:t>
      </w:r>
      <w:r w:rsidRPr="008D19BF" w:rsidR="00D03240">
        <w:rPr>
          <w:rFonts w:ascii="宋体" w:hAnsi="宋体" w:cs="宋体" w:hint="eastAsia"/>
          <w:b/>
          <w:color w:val="000000"/>
          <w:kern w:val="0"/>
          <w:sz w:val="24"/>
        </w:rPr>
        <w:t xml:space="preserve"> </w:t>
      </w:r>
      <w:r w:rsidRPr="008D19BF">
        <w:rPr>
          <w:rFonts w:ascii="宋体" w:hAnsi="宋体" w:cs="宋体"/>
          <w:b/>
          <w:color w:val="000000"/>
          <w:kern w:val="0"/>
          <w:sz w:val="24"/>
        </w:rPr>
        <w:t>设计变更</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(一)双方签订合同后，出卖人按照法定程序变更建筑工程施工图设计文件，涉及下列可能影响买受人所购商品房质量或使用功能情形的，出卖人应当在变更确立之日起</w:t>
      </w:r>
      <w:r w:rsidRPr="008D19BF">
        <w:rPr>
          <w:color w:val="000000"/>
          <w:kern w:val="0"/>
          <w:sz w:val="24"/>
        </w:rPr>
        <w:t>10</w:t>
      </w:r>
      <w:r w:rsidRPr="008D19BF">
        <w:rPr>
          <w:rFonts w:ascii="宋体" w:hAnsi="宋体" w:cs="宋体"/>
          <w:color w:val="000000"/>
          <w:kern w:val="0"/>
          <w:sz w:val="24"/>
        </w:rPr>
        <w:t>日内将书面通知送达买受人。出卖人未在规定期限内通知买受人的，买受人有权解除合同。</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sidR="00685F68">
        <w:rPr>
          <w:rFonts w:ascii="宋体" w:hAnsi="宋体" w:cs="宋体" w:hint="eastAsia"/>
          <w:color w:val="000000"/>
          <w:kern w:val="0"/>
          <w:sz w:val="24"/>
        </w:rPr>
        <w:t>、</w:t>
      </w:r>
      <w:r w:rsidRPr="008D19BF">
        <w:rPr>
          <w:rFonts w:ascii="宋体" w:hAnsi="宋体" w:cs="宋体"/>
          <w:color w:val="000000"/>
          <w:kern w:val="0"/>
          <w:sz w:val="24"/>
        </w:rPr>
        <w:t>该商品房结构形式、户型、空间尺寸、朝向；</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sidR="00685F68">
        <w:rPr>
          <w:rFonts w:ascii="宋体" w:hAnsi="宋体" w:cs="宋体" w:hint="eastAsia"/>
          <w:color w:val="000000"/>
          <w:kern w:val="0"/>
          <w:sz w:val="24"/>
        </w:rPr>
        <w:t>、</w:t>
      </w:r>
      <w:r w:rsidRPr="008D19BF">
        <w:rPr>
          <w:rFonts w:ascii="宋体" w:hAnsi="宋体" w:cs="宋体"/>
          <w:color w:val="000000"/>
          <w:kern w:val="0"/>
          <w:sz w:val="24"/>
        </w:rPr>
        <w:t>供热、采暖方式；</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3</w:t>
      </w:r>
      <w:r w:rsidRPr="008D19BF" w:rsidR="00685F68">
        <w:rPr>
          <w:rFonts w:ascii="宋体" w:hAnsi="宋体" w:cs="宋体" w:hint="eastAsia"/>
          <w:color w:val="000000"/>
          <w:kern w:val="0"/>
          <w:sz w:val="24"/>
        </w:rPr>
        <w:t>、</w:t>
      </w:r>
      <w:sdt>
        <w:sdtPr>
          <w:id w:val="55944935"/>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4</w:t>
      </w:r>
      <w:r w:rsidRPr="008D19BF" w:rsidR="00685F68">
        <w:rPr>
          <w:rFonts w:ascii="宋体" w:hAnsi="宋体" w:cs="宋体" w:hint="eastAsia"/>
          <w:color w:val="000000"/>
          <w:kern w:val="0"/>
          <w:sz w:val="24"/>
        </w:rPr>
        <w:t>、</w:t>
      </w:r>
      <w:sdt>
        <w:sdtPr>
          <w:id w:val="1183197258"/>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　5</w:t>
      </w:r>
      <w:r w:rsidRPr="008D19BF" w:rsidR="00685F68">
        <w:rPr>
          <w:rFonts w:ascii="宋体" w:hAnsi="宋体" w:cs="宋体" w:hint="eastAsia"/>
          <w:color w:val="000000"/>
          <w:kern w:val="0"/>
          <w:sz w:val="24"/>
        </w:rPr>
        <w:t>、</w:t>
      </w:r>
      <w:sdt>
        <w:sdtPr>
          <w:id w:val="880456714"/>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(二)买受人应当在通知送达之日起</w:t>
      </w:r>
      <w:r w:rsidRPr="008D19BF">
        <w:rPr>
          <w:color w:val="000000"/>
          <w:kern w:val="0"/>
          <w:sz w:val="24"/>
        </w:rPr>
        <w:t>15</w:t>
      </w:r>
      <w:r w:rsidRPr="008D19BF">
        <w:rPr>
          <w:rFonts w:ascii="宋体" w:hAnsi="宋体" w:cs="宋体"/>
          <w:color w:val="000000"/>
          <w:kern w:val="0"/>
          <w:sz w:val="24"/>
        </w:rPr>
        <w:t>日内做出是否解除合同的书面答复。买受人逾期未予以书面答复的，视同接受变更。</w:t>
      </w:r>
    </w:p>
    <w:sdt>
      <w:sdtPr>
        <w:id w:val="139765843"/>
        <w:placeholder>
          <w:docPart w:val="DefaultPlaceholder_22675703"/>
        </w:placeholder>
        <w:richText/>
      </w:sdtPr>
      <w:sdtContent>
        <w:p w:rsidR="00127927" w:rsidP="00127927">
          <w:pPr>
            <w:widowControl/>
            <w:spacing w:line="480" w:lineRule="auto"/>
            <w:ind w:firstLine="480"/>
            <w:rPr>
              <w:rFonts w:ascii="宋体" w:hAnsi="宋体" w:cs="宋体" w:hint="eastAsia"/>
              <w:color w:val="000000"/>
              <w:kern w:val="0"/>
              <w:sz w:val="24"/>
            </w:rPr>
          </w:pPr>
          <w:r w:rsidRPr="008D19BF" w:rsidR="00116D61">
            <w:rPr>
              <w:rFonts w:ascii="宋体" w:hAnsi="宋体" w:cs="宋体"/>
              <w:color w:val="000000"/>
              <w:kern w:val="0"/>
              <w:sz w:val="24"/>
            </w:rPr>
            <w:t>(三)买受人解除合同的，应当书面通知出卖人。出卖人应当自解除合同通知送达之日起</w:t>
          </w:r>
          <w:r w:rsidRPr="008D19BF" w:rsidR="00116D61">
            <w:rPr>
              <w:color w:val="000000"/>
              <w:kern w:val="0"/>
              <w:sz w:val="24"/>
            </w:rPr>
            <w:t>15</w:t>
          </w:r>
          <w:r w:rsidRPr="008D19BF" w:rsidR="00116D61">
            <w:rPr>
              <w:rFonts w:ascii="宋体" w:hAnsi="宋体" w:cs="宋体"/>
              <w:color w:val="000000"/>
              <w:kern w:val="0"/>
              <w:sz w:val="24"/>
            </w:rPr>
            <w:t>日内退还买受人已付全部房款(含已付贷款部分)，并自买受人付款之日起，按照</w:t>
          </w:r>
          <w:sdt>
            <w:sdtPr>
              <w:id w:val="996446215"/>
              <w:placeholder>
                <w:docPart w:val="DefaultPlaceholder_22675703"/>
              </w:placeholder>
              <w:richText/>
            </w:sdtPr>
            <w:sdtContent>
              <w:r w:rsidRPr="00127927">
                <w:rPr>
                  <w:rFonts w:ascii="宋体" w:hAnsi="宋体" w:hint="eastAsia"/>
                  <w:color w:val="000000"/>
                  <w:sz w:val="24"/>
                  <w:u w:val="single"/>
                </w:rPr>
                <w:t>中国人民银行公布的同期贷款基准利率</w:t>
              </w:r>
            </w:sdtContent>
          </w:sdt>
          <w:r w:rsidRPr="008D19BF" w:rsidR="00116D61">
            <w:rPr>
              <w:rFonts w:ascii="宋体" w:hAnsi="宋体" w:cs="宋体"/>
              <w:color w:val="000000"/>
              <w:kern w:val="0"/>
              <w:sz w:val="24"/>
            </w:rPr>
            <w:t>%(不低于中国人民银行公布的同期贷款基准利率)计算给付利息；同时，出卖人按照全部房价款的</w:t>
          </w:r>
          <w:sdt>
            <w:sdtPr>
              <w:id w:val="651797689"/>
              <w:placeholder>
                <w:docPart w:val="DefaultPlaceholder_22675703"/>
              </w:placeholder>
              <w:richText/>
            </w:sdtPr>
            <w:sdtContent>
              <w:r>
                <w:rPr>
                  <w:rFonts w:ascii="宋体" w:hAnsi="宋体" w:hint="eastAsia"/>
                  <w:color w:val="000000"/>
                  <w:sz w:val="24"/>
                  <w:u w:val="single"/>
                </w:rPr>
                <w:t>0.1</w:t>
              </w:r>
            </w:sdtContent>
          </w:sdt>
          <w:r w:rsidRPr="008D19BF" w:rsidR="00116D61">
            <w:rPr>
              <w:rFonts w:ascii="宋体" w:hAnsi="宋体" w:cs="宋体"/>
              <w:color w:val="000000"/>
              <w:kern w:val="0"/>
              <w:sz w:val="24"/>
            </w:rPr>
            <w:t>%向买受人支付违约金。买受人不解除合同的，有权要求出卖人赔偿由此造成的损失，双方约定如下：</w:t>
          </w:r>
        </w:p>
        <w:p w:rsidR="00127927" w:rsidRPr="00127927" w:rsidP="00127927">
          <w:pPr>
            <w:widowControl/>
            <w:spacing w:line="480" w:lineRule="auto"/>
            <w:ind w:firstLine="480"/>
            <w:rPr>
              <w:rFonts w:ascii="宋体" w:hAnsi="宋体" w:hint="eastAsia"/>
              <w:color w:val="000000"/>
              <w:sz w:val="24"/>
              <w:u w:val="single"/>
            </w:rPr>
          </w:pPr>
          <w:r w:rsidRPr="00127927">
            <w:rPr>
              <w:rFonts w:ascii="宋体" w:hAnsi="宋体" w:hint="eastAsia"/>
              <w:color w:val="000000"/>
              <w:sz w:val="24"/>
              <w:u w:val="single"/>
            </w:rPr>
            <w:t>(1）出卖人按照买受人实际已付房款0.1％向买受人支付违约金，出卖人除按本条约定采取补救措施和承担违约金外，不承担其他违约责任。</w:t>
          </w:r>
        </w:p>
        <w:p w:rsidR="00127927" w:rsidRPr="00127927" w:rsidP="00127927">
          <w:pPr>
            <w:widowControl/>
            <w:spacing w:line="480" w:lineRule="auto"/>
            <w:ind w:firstLine="480"/>
            <w:rPr>
              <w:rFonts w:ascii="宋体" w:hAnsi="宋体" w:hint="eastAsia"/>
              <w:color w:val="000000"/>
              <w:sz w:val="24"/>
              <w:u w:val="single"/>
            </w:rPr>
          </w:pPr>
          <w:r w:rsidRPr="00127927">
            <w:rPr>
              <w:rFonts w:ascii="宋体" w:hAnsi="宋体" w:hint="eastAsia"/>
              <w:color w:val="000000"/>
              <w:sz w:val="24"/>
              <w:u w:val="single"/>
            </w:rPr>
            <w:t>(2）买受人应在知道设计变更事由的20天内与出卖人签订补充协议，逾期则视为接受变更，合同继续履行，出卖人不承担任何责任。</w:t>
          </w:r>
        </w:p>
        <w:p w:rsidR="00116D61" w:rsidRPr="008D19BF" w:rsidP="006F034C">
          <w:pPr>
            <w:widowControl/>
            <w:spacing w:line="480" w:lineRule="auto"/>
            <w:ind w:firstLine="480"/>
            <w:rPr>
              <w:rFonts w:ascii="宋体" w:hAnsi="宋体" w:cs="宋体"/>
              <w:color w:val="000000"/>
              <w:kern w:val="0"/>
              <w:sz w:val="24"/>
            </w:rPr>
          </w:pPr>
          <w:r w:rsidRPr="00127927" w:rsidR="00127927">
            <w:rPr>
              <w:rFonts w:ascii="宋体" w:hAnsi="宋体" w:hint="eastAsia"/>
              <w:color w:val="000000"/>
              <w:sz w:val="24"/>
              <w:u w:val="single"/>
            </w:rPr>
            <w:t>(3）如设计变更系施工图审查合格之前的变更，或政府部门依职权而变更，或经政府部门审批同意的变更，或受施工地质、政策规定调整等客观因素所致的变更，或因城市建设、小区建设及物业管理等涉及公共利益之需要而变更，买受人应予同意和理解，出卖人不承担任何责任</w:t>
          </w:r>
          <w:r w:rsidRPr="008D19BF">
            <w:rPr>
              <w:rFonts w:ascii="宋体" w:hAnsi="宋体" w:cs="宋体"/>
              <w:color w:val="000000"/>
              <w:kern w:val="0"/>
              <w:sz w:val="24"/>
            </w:rPr>
            <w:t>。</w:t>
          </w:r>
        </w:p>
      </w:sdtContent>
    </w:sdt>
    <w:p w:rsidR="00116D61" w:rsidRPr="008D19BF" w:rsidP="00C7335D">
      <w:pPr>
        <w:widowControl/>
        <w:spacing w:before="312" w:beforeLines="100" w:after="312" w:afterLines="100" w:line="480" w:lineRule="auto"/>
        <w:ind w:firstLine="280" w:firstLineChars="100"/>
        <w:rPr>
          <w:rFonts w:ascii="宋体" w:hAnsi="宋体" w:cs="宋体" w:hint="eastAsia"/>
          <w:b/>
          <w:color w:val="000000"/>
          <w:kern w:val="0"/>
          <w:sz w:val="28"/>
          <w:szCs w:val="28"/>
        </w:rPr>
      </w:pPr>
      <w:r w:rsidRPr="008D19BF">
        <w:rPr>
          <w:rFonts w:ascii="宋体" w:hAnsi="宋体" w:cs="宋体" w:hint="eastAsia"/>
          <w:b/>
          <w:bCs/>
          <w:color w:val="000000"/>
          <w:kern w:val="0"/>
          <w:sz w:val="28"/>
          <w:szCs w:val="28"/>
        </w:rPr>
        <w:t>第七章</w:t>
      </w:r>
      <w:r w:rsidRPr="008D19BF" w:rsidR="00D03240">
        <w:rPr>
          <w:rFonts w:ascii="宋体" w:hAnsi="宋体" w:cs="宋体" w:hint="eastAsia"/>
          <w:b/>
          <w:bCs/>
          <w:color w:val="000000"/>
          <w:kern w:val="0"/>
          <w:sz w:val="28"/>
          <w:szCs w:val="28"/>
        </w:rPr>
        <w:t xml:space="preserve">  </w:t>
      </w:r>
      <w:r w:rsidRPr="008D19BF">
        <w:rPr>
          <w:rFonts w:ascii="宋体" w:hAnsi="宋体" w:cs="宋体" w:hint="eastAsia"/>
          <w:b/>
          <w:bCs/>
          <w:color w:val="000000"/>
          <w:kern w:val="0"/>
          <w:sz w:val="28"/>
          <w:szCs w:val="28"/>
        </w:rPr>
        <w:t>商品房质量及保修责任</w:t>
      </w:r>
    </w:p>
    <w:p w:rsidR="00116D61" w:rsidRPr="008D19BF" w:rsidP="00F605B6">
      <w:pPr>
        <w:widowControl/>
        <w:spacing w:line="480" w:lineRule="auto"/>
        <w:rPr>
          <w:rFonts w:ascii="宋体" w:hAnsi="宋体" w:cs="宋体"/>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 xml:space="preserve">第十六条 </w:t>
      </w:r>
      <w:r w:rsidRPr="008D19BF" w:rsidR="00D03240">
        <w:rPr>
          <w:rFonts w:ascii="宋体" w:hAnsi="宋体" w:cs="宋体" w:hint="eastAsia"/>
          <w:b/>
          <w:color w:val="000000"/>
          <w:kern w:val="0"/>
          <w:sz w:val="24"/>
        </w:rPr>
        <w:t xml:space="preserve"> </w:t>
      </w:r>
      <w:r w:rsidRPr="008D19BF">
        <w:rPr>
          <w:rFonts w:ascii="宋体" w:hAnsi="宋体" w:cs="宋体"/>
          <w:b/>
          <w:color w:val="000000"/>
          <w:kern w:val="0"/>
          <w:sz w:val="24"/>
        </w:rPr>
        <w:t>商品房质量</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(一)地基基础和主体结构</w:t>
      </w:r>
    </w:p>
    <w:p w:rsidR="00D03240" w:rsidRPr="008D19BF" w:rsidP="00787307">
      <w:pPr>
        <w:widowControl/>
        <w:spacing w:line="480" w:lineRule="auto"/>
        <w:ind w:firstLine="480"/>
        <w:jc w:val="left"/>
        <w:rPr>
          <w:rFonts w:ascii="宋体" w:hAnsi="宋体" w:cs="宋体" w:hint="eastAsia"/>
          <w:color w:val="000000"/>
          <w:kern w:val="0"/>
          <w:sz w:val="24"/>
        </w:rPr>
      </w:pPr>
      <w:r w:rsidRPr="008D19BF" w:rsidR="00116D61">
        <w:rPr>
          <w:rFonts w:ascii="宋体" w:hAnsi="宋体" w:cs="宋体"/>
          <w:color w:val="000000"/>
          <w:kern w:val="0"/>
          <w:sz w:val="24"/>
        </w:rPr>
        <w:t>出卖人承诺该商品房地基基础和主体结构合格，并符合国家及行业标准。</w:t>
      </w:r>
      <w:r w:rsidRPr="008D19BF" w:rsidR="0085350A">
        <w:rPr>
          <w:rFonts w:ascii="宋体" w:hAnsi="宋体" w:cs="宋体" w:hint="eastAsia"/>
          <w:color w:val="000000"/>
          <w:kern w:val="0"/>
          <w:sz w:val="24"/>
        </w:rPr>
        <w:t xml:space="preserve"> </w:t>
      </w:r>
      <w:r w:rsidRPr="008D19BF" w:rsidR="00116D61">
        <w:rPr>
          <w:rFonts w:ascii="宋体" w:hAnsi="宋体" w:cs="宋体"/>
          <w:color w:val="000000"/>
          <w:kern w:val="0"/>
          <w:sz w:val="24"/>
        </w:rPr>
        <w:t>经检测不合格的，买受人有权解除合同。买受人解除合同的，应当书面通知出卖人。出卖人应当自解除合同通知送达之日起</w:t>
      </w:r>
      <w:r w:rsidRPr="008D19BF" w:rsidR="00116D61">
        <w:rPr>
          <w:color w:val="000000"/>
          <w:kern w:val="0"/>
          <w:sz w:val="24"/>
        </w:rPr>
        <w:t>15</w:t>
      </w:r>
      <w:r w:rsidRPr="008D19BF" w:rsidR="00116D61">
        <w:rPr>
          <w:rFonts w:ascii="宋体" w:hAnsi="宋体" w:cs="宋体"/>
          <w:color w:val="000000"/>
          <w:kern w:val="0"/>
          <w:sz w:val="24"/>
        </w:rPr>
        <w:t>日内退还买受人已付全部房款(含已付贷款部分)，并自买受人付款之日起，按照</w:t>
      </w:r>
      <w:sdt>
        <w:sdtPr>
          <w:id w:val="637009278"/>
          <w:placeholder>
            <w:docPart w:val="DefaultPlaceholder_22675703"/>
          </w:placeholder>
          <w:richText/>
        </w:sdtPr>
        <w:sdtContent>
          <w:r w:rsidRPr="00127927" w:rsidR="00127927">
            <w:rPr>
              <w:rFonts w:ascii="宋体" w:hAnsi="宋体" w:hint="eastAsia"/>
              <w:color w:val="000000"/>
              <w:sz w:val="24"/>
              <w:u w:val="single"/>
            </w:rPr>
            <w:t>中国人民银行公布的同期贷款基准利率</w:t>
          </w:r>
        </w:sdtContent>
      </w:sdt>
      <w:r w:rsidRPr="008D19BF" w:rsidR="00116D61">
        <w:rPr>
          <w:rFonts w:ascii="宋体" w:hAnsi="宋体" w:cs="宋体"/>
          <w:color w:val="000000"/>
          <w:kern w:val="0"/>
          <w:sz w:val="24"/>
        </w:rPr>
        <w:t>%(不低于中国人民银行公布的同期贷款基准利率)计算给付利息。给买受人造成损失的，由出卖人支付【</w:t>
      </w:r>
      <w:sdt>
        <w:sdtPr>
          <w:id w:val="155957306"/>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116D61">
        <w:rPr>
          <w:rFonts w:ascii="宋体" w:hAnsi="宋体" w:cs="宋体"/>
          <w:color w:val="000000"/>
          <w:kern w:val="0"/>
          <w:sz w:val="24"/>
        </w:rPr>
        <w:t>已付房价款一倍</w:t>
      </w:r>
      <w:r w:rsidRPr="008D19BF" w:rsidR="00116D61">
        <w:rPr>
          <w:rFonts w:ascii="宋体" w:hAnsi="宋体" w:cs="宋体"/>
          <w:color w:val="000000"/>
          <w:kern w:val="0"/>
          <w:sz w:val="24"/>
        </w:rPr>
        <w:t>】【</w:t>
      </w:r>
      <w:sdt>
        <w:sdtPr>
          <w:id w:val="988656959"/>
          <w14:checkbox>
            <w14:checked w14:val="1"/>
            <w14:checkedState w14:val="221a" w14:font="宋体"/>
            <w14:uncheckedState w14:val="2610" w14:font="MS Gothic"/>
          </w14:checkbox>
        </w:sdtPr>
        <w:sdtContent>
          <w:r>
            <w:rPr>
              <w:rFonts w:ascii="宋体" w:eastAsia="宋体" w:hAnsi="宋体" w:cs="宋体"/>
            </w:rPr>
            <w:t>√</w:t>
          </w:r>
        </w:sdtContent>
      </w:sdt>
      <w:r w:rsidRPr="008D19BF" w:rsidR="00116D61">
        <w:rPr>
          <w:rFonts w:ascii="宋体" w:hAnsi="宋体" w:cs="宋体"/>
          <w:color w:val="000000"/>
          <w:kern w:val="0"/>
          <w:sz w:val="24"/>
        </w:rPr>
        <w:t>买受人全部损失</w:t>
      </w:r>
      <w:r w:rsidRPr="008D19BF" w:rsidR="00116D61">
        <w:rPr>
          <w:rFonts w:ascii="宋体" w:hAnsi="宋体" w:cs="宋体"/>
          <w:color w:val="000000"/>
          <w:kern w:val="0"/>
          <w:sz w:val="24"/>
        </w:rPr>
        <w:t>】的赔偿金。因此而发生的检测费用由出卖人承担。</w:t>
      </w:r>
    </w:p>
    <w:p w:rsidR="00116D61" w:rsidRPr="008D19BF" w:rsidP="00F605B6">
      <w:pPr>
        <w:widowControl/>
        <w:spacing w:line="480" w:lineRule="auto"/>
        <w:ind w:firstLine="480"/>
        <w:rPr>
          <w:rFonts w:ascii="宋体" w:hAnsi="宋体" w:cs="宋体"/>
          <w:color w:val="000000"/>
          <w:kern w:val="0"/>
          <w:sz w:val="24"/>
        </w:rPr>
      </w:pPr>
      <w:r w:rsidRPr="008D19BF">
        <w:rPr>
          <w:rFonts w:ascii="宋体" w:hAnsi="宋体" w:cs="宋体"/>
          <w:color w:val="000000"/>
          <w:kern w:val="0"/>
          <w:sz w:val="24"/>
        </w:rPr>
        <w:t>买受人不解除合同的</w:t>
      </w:r>
      <w:r w:rsidR="00685F68">
        <w:rPr>
          <w:rFonts w:ascii="宋体" w:hAnsi="宋体" w:cs="宋体"/>
          <w:color w:val="000000"/>
          <w:kern w:val="0"/>
          <w:sz w:val="24"/>
        </w:rPr>
        <w:t>，</w:t>
      </w:r>
      <w:sdt>
        <w:sdtPr>
          <w:id w:val="774328240"/>
          <w:placeholder>
            <w:docPart w:val="DefaultPlaceholder_22675703"/>
          </w:placeholder>
          <w:richText/>
        </w:sdtPr>
        <w:sdtContent>
          <w:r w:rsidRPr="00127927" w:rsidR="00127927">
            <w:rPr>
              <w:rFonts w:ascii="宋体" w:hAnsi="宋体" w:hint="eastAsia"/>
              <w:color w:val="000000"/>
              <w:sz w:val="24"/>
              <w:u w:val="single"/>
            </w:rPr>
            <w:t>出卖人承担修复责任</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(二)其他质量问题</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该商品房质量应当符合有关工程质量规范、标准和施工图设计文件的要求。发现除地基基础和主体结构外质量问题的，双方按照以下方式处理：</w:t>
      </w:r>
    </w:p>
    <w:p w:rsidR="00116D61" w:rsidRPr="008D19BF" w:rsidP="00F605B6">
      <w:pPr>
        <w:widowControl/>
        <w:spacing w:line="480" w:lineRule="auto"/>
        <w:ind w:firstLine="480"/>
        <w:rPr>
          <w:rFonts w:ascii="宋体" w:hAnsi="宋体" w:cs="宋体" w:hint="eastAsia"/>
          <w:color w:val="000000"/>
          <w:kern w:val="0"/>
          <w:sz w:val="24"/>
        </w:rPr>
      </w:pPr>
      <w:r w:rsidRPr="008D19BF">
        <w:rPr>
          <w:rFonts w:ascii="宋体" w:hAnsi="宋体" w:cs="宋体"/>
          <w:color w:val="000000"/>
          <w:kern w:val="0"/>
          <w:sz w:val="24"/>
        </w:rPr>
        <w:t>(</w:t>
      </w:r>
      <w:r w:rsidRPr="008D19BF">
        <w:rPr>
          <w:color w:val="000000"/>
          <w:kern w:val="0"/>
          <w:sz w:val="24"/>
        </w:rPr>
        <w:t>1</w:t>
      </w:r>
      <w:r w:rsidRPr="008D19BF">
        <w:rPr>
          <w:rFonts w:ascii="宋体" w:hAnsi="宋体" w:cs="宋体"/>
          <w:color w:val="000000"/>
          <w:kern w:val="0"/>
          <w:sz w:val="24"/>
        </w:rPr>
        <w:t>)及时更换、修理;如给买受人造成损失的，还应当承担相应赔偿责任。</w:t>
      </w:r>
    </w:p>
    <w:p w:rsidR="00D03240" w:rsidRPr="008D19BF" w:rsidP="00614879">
      <w:pPr>
        <w:widowControl/>
        <w:spacing w:line="480" w:lineRule="auto"/>
        <w:ind w:firstLine="480"/>
        <w:rPr>
          <w:rFonts w:ascii="宋体" w:hAnsi="宋体" w:cs="宋体" w:hint="eastAsia"/>
          <w:color w:val="000000"/>
          <w:kern w:val="0"/>
          <w:sz w:val="24"/>
        </w:rPr>
      </w:pPr>
      <w:r w:rsidRPr="008D19BF" w:rsidR="00116D61">
        <w:rPr>
          <w:rFonts w:ascii="宋体" w:hAnsi="宋体" w:cs="宋体"/>
          <w:color w:val="000000"/>
          <w:kern w:val="0"/>
          <w:sz w:val="24"/>
        </w:rPr>
        <w:t>(</w:t>
      </w:r>
      <w:r w:rsidRPr="008D19BF" w:rsidR="00116D61">
        <w:rPr>
          <w:color w:val="000000"/>
          <w:kern w:val="0"/>
          <w:sz w:val="24"/>
        </w:rPr>
        <w:t>2</w:t>
      </w:r>
      <w:r w:rsidRPr="008D19BF" w:rsidR="00116D61">
        <w:rPr>
          <w:rFonts w:ascii="宋体" w:hAnsi="宋体" w:cs="宋体"/>
          <w:color w:val="000000"/>
          <w:kern w:val="0"/>
          <w:sz w:val="24"/>
        </w:rPr>
        <w:t>)经过更换、修理，仍然严重影响正常使用的，买受人有权解除合同。买受人解除合同的，应当书面通知出卖人。出卖人应当自解除合同通知送达之日起</w:t>
      </w:r>
      <w:r w:rsidRPr="008D19BF" w:rsidR="00116D61">
        <w:rPr>
          <w:color w:val="000000"/>
          <w:kern w:val="0"/>
          <w:sz w:val="24"/>
        </w:rPr>
        <w:t>15</w:t>
      </w:r>
      <w:r w:rsidRPr="008D19BF" w:rsidR="00116D61">
        <w:rPr>
          <w:rFonts w:ascii="宋体" w:hAnsi="宋体" w:cs="宋体"/>
          <w:color w:val="000000"/>
          <w:kern w:val="0"/>
          <w:sz w:val="24"/>
        </w:rPr>
        <w:t>日内退还买受人已付全部房款(含已付贷款部分)，并自买受人付款之日起，按照</w:t>
      </w:r>
      <w:sdt>
        <w:sdtPr>
          <w:id w:val="1863636618"/>
          <w:placeholder>
            <w:docPart w:val="DefaultPlaceholder_22675703"/>
          </w:placeholder>
          <w:richText/>
        </w:sdtPr>
        <w:sdtContent>
          <w:r w:rsidRPr="00127927" w:rsidR="00127927">
            <w:rPr>
              <w:rFonts w:ascii="宋体" w:hAnsi="宋体" w:hint="eastAsia"/>
              <w:color w:val="000000"/>
              <w:sz w:val="24"/>
              <w:u w:val="single"/>
            </w:rPr>
            <w:t>中国人民银行公布的同期贷款基准利率</w:t>
          </w:r>
        </w:sdtContent>
      </w:sdt>
      <w:r w:rsidRPr="008D19BF" w:rsidR="00116D61">
        <w:rPr>
          <w:rFonts w:ascii="宋体" w:hAnsi="宋体" w:cs="宋体"/>
          <w:color w:val="000000"/>
          <w:kern w:val="0"/>
          <w:sz w:val="24"/>
        </w:rPr>
        <w:t>%(不低于中国人民银行公布的同期贷款基准利率)计算给付利息。给买受人造成损失的，由出卖人承担相应赔偿责任。因此而发生的检测费用由出卖人承担。</w:t>
      </w:r>
    </w:p>
    <w:p w:rsidR="00116D61" w:rsidRPr="008D19BF" w:rsidP="00F605B6">
      <w:pPr>
        <w:widowControl/>
        <w:spacing w:line="480" w:lineRule="auto"/>
        <w:ind w:firstLine="480" w:firstLineChars="200"/>
        <w:rPr>
          <w:rFonts w:ascii="宋体" w:hAnsi="宋体" w:cs="宋体"/>
          <w:color w:val="000000"/>
          <w:kern w:val="0"/>
          <w:sz w:val="24"/>
        </w:rPr>
      </w:pPr>
      <w:r w:rsidRPr="008D19BF">
        <w:rPr>
          <w:rFonts w:ascii="宋体" w:hAnsi="宋体" w:cs="宋体"/>
          <w:color w:val="000000"/>
          <w:kern w:val="0"/>
          <w:sz w:val="24"/>
        </w:rPr>
        <w:t>买受人不解除合同的</w:t>
      </w:r>
      <w:r w:rsidR="00685F68">
        <w:rPr>
          <w:rFonts w:ascii="宋体" w:hAnsi="宋体" w:cs="宋体"/>
          <w:color w:val="000000"/>
          <w:kern w:val="0"/>
          <w:sz w:val="24"/>
        </w:rPr>
        <w:t>，</w:t>
      </w:r>
      <w:sdt>
        <w:sdtPr>
          <w:id w:val="257560806"/>
          <w:placeholder>
            <w:docPart w:val="DefaultPlaceholder_22675703"/>
          </w:placeholder>
          <w:richText/>
        </w:sdtPr>
        <w:sdtContent>
          <w:r w:rsidRPr="00127927" w:rsidR="00127927">
            <w:rPr>
              <w:rFonts w:ascii="宋体" w:hAnsi="宋体" w:hint="eastAsia"/>
              <w:color w:val="000000"/>
              <w:sz w:val="24"/>
              <w:u w:val="single"/>
            </w:rPr>
            <w:t>保修期内，出卖人承担修复责任</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(三)装饰装修及设备标准</w:t>
      </w:r>
    </w:p>
    <w:p w:rsidR="00D03240" w:rsidRPr="008D19BF" w:rsidP="00F605B6">
      <w:pPr>
        <w:widowControl/>
        <w:spacing w:line="480" w:lineRule="auto"/>
        <w:ind w:firstLine="480"/>
        <w:rPr>
          <w:rFonts w:ascii="宋体" w:hAnsi="宋体" w:cs="宋体" w:hint="eastAsia"/>
          <w:color w:val="000000"/>
          <w:kern w:val="0"/>
          <w:sz w:val="24"/>
        </w:rPr>
      </w:pPr>
      <w:r w:rsidRPr="008D19BF" w:rsidR="00116D61">
        <w:rPr>
          <w:rFonts w:ascii="宋体" w:hAnsi="宋体" w:cs="宋体"/>
          <w:color w:val="000000"/>
          <w:kern w:val="0"/>
          <w:sz w:val="24"/>
        </w:rPr>
        <w:t>该商品房应当使用合格的建筑材料、构配件和设备，装置、装修、装饰所用材料的产品质量必须符合国家的强制性标准及双方约定的标准。</w:t>
      </w:r>
    </w:p>
    <w:p w:rsidR="00116D61" w:rsidRPr="008D19BF" w:rsidP="00F605B6">
      <w:pPr>
        <w:widowControl/>
        <w:spacing w:line="480" w:lineRule="auto"/>
        <w:ind w:firstLine="480"/>
        <w:rPr>
          <w:rFonts w:ascii="宋体" w:hAnsi="宋体" w:cs="宋体"/>
          <w:color w:val="000000"/>
          <w:kern w:val="0"/>
          <w:sz w:val="24"/>
        </w:rPr>
      </w:pPr>
      <w:r w:rsidRPr="008D19BF">
        <w:rPr>
          <w:rFonts w:ascii="宋体" w:hAnsi="宋体" w:cs="宋体"/>
          <w:color w:val="000000"/>
          <w:kern w:val="0"/>
          <w:sz w:val="24"/>
        </w:rPr>
        <w:t>不符合上述标准的，买受人有权要求出卖人按照下列第(</w:t>
      </w:r>
      <w:r w:rsidRPr="008D19BF">
        <w:rPr>
          <w:color w:val="000000"/>
          <w:kern w:val="0"/>
          <w:sz w:val="24"/>
        </w:rPr>
        <w:t>1</w:t>
      </w:r>
      <w:r w:rsidRPr="008D19BF">
        <w:rPr>
          <w:rFonts w:ascii="宋体" w:hAnsi="宋体" w:cs="宋体"/>
          <w:color w:val="000000"/>
          <w:kern w:val="0"/>
          <w:sz w:val="24"/>
        </w:rPr>
        <w:t>)、</w:t>
      </w:r>
      <w:sdt>
        <w:sdtPr>
          <w:id w:val="2007053387"/>
          <w:placeholder>
            <w:docPart w:val="DefaultPlaceholder_22675703"/>
          </w:placeholder>
          <w:richText/>
        </w:sdtPr>
        <w:sdtContent>
          <w:r w:rsidR="005F08F6">
            <w:rPr>
              <w:rFonts w:ascii="宋体" w:hAnsi="宋体" w:hint="eastAsia"/>
              <w:color w:val="000000"/>
              <w:sz w:val="24"/>
              <w:u w:val="single"/>
            </w:rPr>
            <w:t>/</w:t>
          </w:r>
        </w:sdtContent>
      </w:sdt>
      <w:r w:rsidRPr="008D19BF" w:rsidR="00D03240">
        <w:rPr>
          <w:rFonts w:ascii="宋体" w:hAnsi="宋体" w:cs="宋体"/>
          <w:color w:val="000000"/>
          <w:kern w:val="0"/>
          <w:sz w:val="24"/>
        </w:rPr>
        <w:t>、</w:t>
      </w:r>
      <w:sdt>
        <w:sdtPr>
          <w:id w:val="1522474031"/>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方式处理(可多选)：</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Pr>
          <w:rFonts w:ascii="宋体" w:hAnsi="宋体" w:cs="宋体"/>
          <w:color w:val="000000"/>
          <w:kern w:val="0"/>
          <w:sz w:val="24"/>
        </w:rPr>
        <w:t>)及时更换、修理；</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Pr>
          <w:rFonts w:ascii="宋体" w:hAnsi="宋体" w:cs="宋体"/>
          <w:color w:val="000000"/>
          <w:kern w:val="0"/>
          <w:sz w:val="24"/>
        </w:rPr>
        <w:t>)出卖人赔偿双倍的装饰、设备差价；</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3</w:t>
      </w:r>
      <w:r w:rsidRPr="008D19BF">
        <w:rPr>
          <w:rFonts w:ascii="宋体" w:hAnsi="宋体" w:cs="宋体"/>
          <w:color w:val="000000"/>
          <w:kern w:val="0"/>
          <w:sz w:val="24"/>
        </w:rPr>
        <w:t>)</w:t>
      </w:r>
      <w:sdt>
        <w:sdtPr>
          <w:id w:val="1265013306"/>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4</w:t>
      </w:r>
      <w:r w:rsidRPr="008D19BF">
        <w:rPr>
          <w:rFonts w:ascii="宋体" w:hAnsi="宋体" w:cs="宋体"/>
          <w:color w:val="000000"/>
          <w:kern w:val="0"/>
          <w:sz w:val="24"/>
        </w:rPr>
        <w:t>)</w:t>
      </w:r>
      <w:sdt>
        <w:sdtPr>
          <w:id w:val="590070828"/>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具体装饰装修及相关设备标准的约定见附件六。</w:t>
      </w:r>
    </w:p>
    <w:p w:rsidR="00012F56" w:rsidRPr="008D19BF" w:rsidP="00012F56">
      <w:pPr>
        <w:widowControl/>
        <w:spacing w:line="560" w:lineRule="exact"/>
        <w:ind w:firstLine="480"/>
        <w:jc w:val="left"/>
        <w:rPr>
          <w:rFonts w:ascii="宋体" w:hAnsi="宋体" w:cs="宋体" w:hint="eastAsia"/>
          <w:color w:val="000000"/>
          <w:kern w:val="0"/>
          <w:sz w:val="24"/>
        </w:rPr>
      </w:pPr>
      <w:r w:rsidRPr="008D19BF">
        <w:rPr>
          <w:rFonts w:ascii="宋体" w:hAnsi="宋体" w:cs="宋体" w:hint="eastAsia"/>
          <w:color w:val="000000"/>
          <w:kern w:val="0"/>
          <w:sz w:val="24"/>
        </w:rPr>
        <w:t>(四)民用建筑节能措施</w:t>
      </w:r>
    </w:p>
    <w:p w:rsidR="00012F56" w:rsidRPr="008D19BF" w:rsidP="00012F56">
      <w:pPr>
        <w:widowControl/>
        <w:spacing w:line="560" w:lineRule="exact"/>
        <w:ind w:firstLine="480"/>
        <w:jc w:val="left"/>
        <w:rPr>
          <w:rFonts w:ascii="宋体" w:hAnsi="宋体" w:cs="宋体" w:hint="eastAsia"/>
          <w:color w:val="000000"/>
          <w:kern w:val="0"/>
          <w:sz w:val="24"/>
        </w:rPr>
      </w:pPr>
      <w:r w:rsidRPr="008D19BF">
        <w:rPr>
          <w:rFonts w:ascii="宋体" w:hAnsi="宋体" w:cs="宋体" w:hint="eastAsia"/>
          <w:color w:val="000000"/>
          <w:kern w:val="0"/>
          <w:sz w:val="24"/>
        </w:rPr>
        <w:t>该商品房应当符合国家有关民用建筑节能强制性标准的要求。未达到标准的，出卖人应当按照相应标准要求补做节能措施，并承担全部费用；给买受人造成损失的，出卖人应当承担相应赔偿责任。</w:t>
      </w:r>
    </w:p>
    <w:p w:rsidR="00116D61" w:rsidRPr="008D19BF" w:rsidP="00F605B6">
      <w:pPr>
        <w:widowControl/>
        <w:spacing w:line="480" w:lineRule="auto"/>
        <w:rPr>
          <w:rFonts w:ascii="宋体" w:hAnsi="宋体" w:cs="宋体"/>
          <w:b/>
          <w:color w:val="000000"/>
          <w:kern w:val="0"/>
          <w:sz w:val="24"/>
        </w:rPr>
      </w:pPr>
      <w:r w:rsidRPr="008D19BF">
        <w:rPr>
          <w:rFonts w:ascii="黑体" w:eastAsia="黑体" w:hAnsi="宋体" w:cs="宋体" w:hint="eastAsia"/>
          <w:color w:val="000000"/>
          <w:kern w:val="0"/>
          <w:sz w:val="24"/>
        </w:rPr>
        <w:t>　</w:t>
      </w:r>
      <w:r w:rsidRPr="008D19BF">
        <w:rPr>
          <w:rFonts w:ascii="宋体" w:hAnsi="宋体" w:cs="宋体" w:hint="eastAsia"/>
          <w:b/>
          <w:color w:val="000000"/>
          <w:kern w:val="0"/>
          <w:sz w:val="24"/>
        </w:rPr>
        <w:t>　第十七条</w:t>
      </w:r>
      <w:r w:rsidRPr="008D19BF" w:rsidR="00D03240">
        <w:rPr>
          <w:rFonts w:ascii="宋体" w:hAnsi="宋体" w:cs="宋体" w:hint="eastAsia"/>
          <w:b/>
          <w:color w:val="000000"/>
          <w:kern w:val="0"/>
          <w:sz w:val="24"/>
        </w:rPr>
        <w:t xml:space="preserve"> </w:t>
      </w:r>
      <w:r w:rsidRPr="008D19BF">
        <w:rPr>
          <w:rFonts w:ascii="宋体" w:hAnsi="宋体" w:cs="宋体" w:hint="eastAsia"/>
          <w:b/>
          <w:color w:val="000000"/>
          <w:kern w:val="0"/>
          <w:sz w:val="24"/>
        </w:rPr>
        <w:t xml:space="preserve"> </w:t>
      </w:r>
      <w:r w:rsidRPr="008D19BF">
        <w:rPr>
          <w:rFonts w:ascii="宋体" w:hAnsi="宋体" w:cs="宋体"/>
          <w:b/>
          <w:color w:val="000000"/>
          <w:kern w:val="0"/>
          <w:sz w:val="24"/>
        </w:rPr>
        <w:t>保修责任</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一)商品房实行保修制度。该商品房为住宅的，出卖人自该商品房交付之日起，按照《住宅质量保证书》承诺的内容承担相应的保修责任。该商品房为非住宅的，双方应当签订补充协议详细约定保修范围、保修期限和保修责任等内容。具体内容见附件七。</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(二)下列情形，出卖人不承担保修责任：</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sidR="009F787E">
        <w:rPr>
          <w:rFonts w:ascii="宋体" w:hAnsi="宋体" w:hint="eastAsia"/>
          <w:color w:val="000000"/>
          <w:kern w:val="0"/>
          <w:sz w:val="24"/>
        </w:rPr>
        <w:t>、</w:t>
      </w:r>
      <w:r w:rsidRPr="008D19BF">
        <w:rPr>
          <w:rFonts w:ascii="宋体" w:hAnsi="宋体" w:cs="宋体"/>
          <w:color w:val="000000"/>
          <w:kern w:val="0"/>
          <w:sz w:val="24"/>
        </w:rPr>
        <w:t>因不可抗力造成的房屋及其附属设施的损害；</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sidR="009F787E">
        <w:rPr>
          <w:rFonts w:ascii="宋体" w:hAnsi="宋体" w:cs="宋体" w:hint="eastAsia"/>
          <w:color w:val="000000"/>
          <w:kern w:val="0"/>
          <w:sz w:val="24"/>
        </w:rPr>
        <w:t>、</w:t>
      </w:r>
      <w:r w:rsidRPr="008D19BF">
        <w:rPr>
          <w:rFonts w:ascii="宋体" w:hAnsi="宋体" w:cs="宋体"/>
          <w:color w:val="000000"/>
          <w:kern w:val="0"/>
          <w:sz w:val="24"/>
        </w:rPr>
        <w:t>因买受人不当使用造成的房屋及其附属设施的损害；</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sidR="009F787E">
        <w:rPr>
          <w:rFonts w:ascii="宋体" w:hAnsi="宋体" w:cs="宋体" w:hint="eastAsia"/>
          <w:color w:val="000000"/>
          <w:kern w:val="0"/>
          <w:sz w:val="24"/>
        </w:rPr>
        <w:t xml:space="preserve">  </w:t>
      </w:r>
      <w:r w:rsidRPr="008D19BF" w:rsidR="009F787E">
        <w:rPr>
          <w:color w:val="000000"/>
          <w:kern w:val="0"/>
          <w:sz w:val="24"/>
        </w:rPr>
        <w:t>3</w:t>
      </w:r>
      <w:r w:rsidRPr="008D19BF" w:rsidR="007E5D55">
        <w:rPr>
          <w:rFonts w:ascii="宋体" w:hAnsi="宋体" w:cs="宋体" w:hint="eastAsia"/>
          <w:color w:val="000000"/>
          <w:kern w:val="0"/>
          <w:sz w:val="24"/>
        </w:rPr>
        <w:t>、</w:t>
      </w:r>
      <w:sdt>
        <w:sdtPr>
          <w:id w:val="661904354"/>
          <w:placeholder>
            <w:docPart w:val="DefaultPlaceholder_22675703"/>
          </w:placeholder>
          <w:richText/>
        </w:sdtPr>
        <w:sdtContent>
          <w:r w:rsidRPr="00127927" w:rsidR="00127927">
            <w:rPr>
              <w:rFonts w:ascii="宋体" w:hAnsi="宋体" w:hint="eastAsia"/>
              <w:color w:val="000000"/>
              <w:sz w:val="24"/>
              <w:u w:val="single"/>
            </w:rPr>
            <w:t>其他非出卖人（如第三人等）的原因造成的房屋及附属设施损害</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(三)在保修期内，买受人要求维修的书面通知送达出卖人</w:t>
      </w:r>
      <w:sdt>
        <w:sdtPr>
          <w:id w:val="243441866"/>
          <w:placeholder>
            <w:docPart w:val="DefaultPlaceholder_22675703"/>
          </w:placeholder>
          <w:richText/>
        </w:sdtPr>
        <w:sdtContent>
          <w:r w:rsidR="00127927">
            <w:rPr>
              <w:rFonts w:ascii="宋体" w:hAnsi="宋体" w:hint="eastAsia"/>
              <w:color w:val="000000"/>
              <w:sz w:val="24"/>
              <w:u w:val="single"/>
            </w:rPr>
            <w:t>90</w:t>
          </w:r>
        </w:sdtContent>
      </w:sdt>
      <w:r w:rsidRPr="008D19BF">
        <w:rPr>
          <w:rFonts w:ascii="宋体" w:hAnsi="宋体" w:cs="宋体"/>
          <w:color w:val="000000"/>
          <w:kern w:val="0"/>
          <w:sz w:val="24"/>
        </w:rPr>
        <w:t>日内，出卖人既不履行保修义务也不提出书面异议的，买受人可以自行或委托他人进行维修，维修费用及维修期间造成的其他损失由出卖人承担。</w:t>
      </w:r>
    </w:p>
    <w:p w:rsidR="00116D61" w:rsidRPr="008D19BF" w:rsidP="00F605B6">
      <w:pPr>
        <w:widowControl/>
        <w:spacing w:line="480" w:lineRule="auto"/>
        <w:rPr>
          <w:rFonts w:ascii="宋体" w:hAnsi="宋体" w:cs="宋体"/>
          <w:b/>
          <w:color w:val="000000"/>
          <w:kern w:val="0"/>
          <w:sz w:val="24"/>
        </w:rPr>
      </w:pPr>
      <w:r w:rsidRPr="008D19BF">
        <w:rPr>
          <w:rFonts w:ascii="宋体" w:hAnsi="宋体" w:cs="宋体"/>
          <w:color w:val="000000"/>
          <w:kern w:val="0"/>
          <w:sz w:val="24"/>
        </w:rPr>
        <w:t>　</w:t>
      </w:r>
      <w:r w:rsidRPr="008D19BF">
        <w:rPr>
          <w:rFonts w:ascii="黑体" w:eastAsia="黑体" w:hAnsi="宋体" w:cs="宋体" w:hint="eastAsia"/>
          <w:color w:val="000000"/>
          <w:kern w:val="0"/>
          <w:sz w:val="24"/>
        </w:rPr>
        <w:t>　</w:t>
      </w:r>
      <w:r w:rsidRPr="008D19BF">
        <w:rPr>
          <w:rFonts w:ascii="宋体" w:hAnsi="宋体" w:cs="宋体" w:hint="eastAsia"/>
          <w:b/>
          <w:color w:val="000000"/>
          <w:kern w:val="0"/>
          <w:sz w:val="24"/>
        </w:rPr>
        <w:t>第十八条</w:t>
      </w:r>
      <w:r w:rsidRPr="008D19BF" w:rsidR="00D03240">
        <w:rPr>
          <w:rFonts w:ascii="宋体" w:hAnsi="宋体" w:cs="宋体" w:hint="eastAsia"/>
          <w:b/>
          <w:color w:val="000000"/>
          <w:kern w:val="0"/>
          <w:sz w:val="24"/>
        </w:rPr>
        <w:t xml:space="preserve"> </w:t>
      </w:r>
      <w:r w:rsidRPr="008D19BF">
        <w:rPr>
          <w:rFonts w:ascii="宋体" w:hAnsi="宋体" w:cs="宋体"/>
          <w:b/>
          <w:color w:val="000000"/>
          <w:kern w:val="0"/>
          <w:sz w:val="24"/>
        </w:rPr>
        <w:t xml:space="preserve"> 质量担保</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出卖人不按照第十六条、第十七条约定承担相关责任的，由</w:t>
      </w:r>
      <w:sdt>
        <w:sdtPr>
          <w:id w:val="955807242"/>
          <w:placeholder>
            <w:docPart w:val="DefaultPlaceholder_22675703"/>
          </w:placeholder>
          <w:richText/>
        </w:sdtPr>
        <w:sdtContent>
          <w:r w:rsidRPr="00127927" w:rsidR="00127927">
            <w:rPr>
              <w:rFonts w:ascii="宋体" w:hAnsi="宋体" w:hint="eastAsia"/>
              <w:color w:val="000000"/>
              <w:sz w:val="24"/>
              <w:u w:val="single"/>
            </w:rPr>
            <w:t>施工方</w:t>
          </w:r>
        </w:sdtContent>
      </w:sdt>
      <w:r w:rsidRPr="008D19BF">
        <w:rPr>
          <w:rFonts w:ascii="宋体" w:hAnsi="宋体" w:cs="宋体"/>
          <w:color w:val="000000"/>
          <w:kern w:val="0"/>
          <w:sz w:val="24"/>
        </w:rPr>
        <w:t>承担连带责任。</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关于质量担保的证明见附件八。</w:t>
      </w:r>
    </w:p>
    <w:p w:rsidR="00116D61" w:rsidRPr="008D19BF" w:rsidP="00173403">
      <w:pPr>
        <w:widowControl/>
        <w:spacing w:before="312" w:beforeLines="100" w:after="312" w:afterLines="100" w:line="480" w:lineRule="auto"/>
        <w:ind w:firstLine="420" w:firstLineChars="150"/>
        <w:rPr>
          <w:rFonts w:ascii="宋体" w:hAnsi="宋体" w:cs="宋体" w:hint="eastAsia"/>
          <w:b/>
          <w:color w:val="000000"/>
          <w:kern w:val="0"/>
          <w:sz w:val="28"/>
          <w:szCs w:val="28"/>
        </w:rPr>
      </w:pPr>
      <w:r w:rsidRPr="008D19BF">
        <w:rPr>
          <w:rFonts w:ascii="宋体" w:hAnsi="宋体" w:cs="宋体" w:hint="eastAsia"/>
          <w:b/>
          <w:bCs/>
          <w:color w:val="000000"/>
          <w:kern w:val="0"/>
          <w:sz w:val="28"/>
          <w:szCs w:val="28"/>
        </w:rPr>
        <w:t>第八章</w:t>
      </w:r>
      <w:r w:rsidRPr="008D19BF" w:rsidR="00D03240">
        <w:rPr>
          <w:rFonts w:ascii="宋体" w:hAnsi="宋体" w:cs="宋体" w:hint="eastAsia"/>
          <w:b/>
          <w:bCs/>
          <w:color w:val="000000"/>
          <w:kern w:val="0"/>
          <w:sz w:val="28"/>
          <w:szCs w:val="28"/>
        </w:rPr>
        <w:t xml:space="preserve">  </w:t>
      </w:r>
      <w:r w:rsidRPr="008D19BF" w:rsidR="00480F97">
        <w:rPr>
          <w:rFonts w:ascii="宋体" w:hAnsi="宋体" w:cs="宋体" w:hint="eastAsia"/>
          <w:b/>
          <w:bCs/>
          <w:color w:val="000000"/>
          <w:kern w:val="0"/>
          <w:sz w:val="28"/>
          <w:szCs w:val="28"/>
        </w:rPr>
        <w:t>合同网签、登记备案与不动产登记</w:t>
      </w:r>
    </w:p>
    <w:p w:rsidR="00116D61" w:rsidRPr="008D19BF" w:rsidP="00F605B6">
      <w:pPr>
        <w:widowControl/>
        <w:spacing w:line="480" w:lineRule="auto"/>
        <w:rPr>
          <w:rFonts w:ascii="宋体" w:hAnsi="宋体" w:cs="宋体"/>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第十九</w:t>
      </w:r>
      <w:r w:rsidRPr="008D19BF" w:rsidR="00480F97">
        <w:rPr>
          <w:rFonts w:ascii="宋体" w:hAnsi="宋体" w:cs="宋体" w:hint="eastAsia"/>
          <w:b/>
          <w:color w:val="000000"/>
          <w:kern w:val="0"/>
          <w:sz w:val="24"/>
        </w:rPr>
        <w:t>条 预售合同网签与登记备案</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(一)</w:t>
      </w:r>
      <w:r w:rsidRPr="008D19BF" w:rsidR="00480F97">
        <w:rPr>
          <w:rFonts w:ascii="宋体" w:hAnsi="宋体" w:cs="宋体"/>
          <w:color w:val="000000"/>
          <w:kern w:val="0"/>
          <w:sz w:val="24"/>
        </w:rPr>
        <w:t>出卖人应当自本合同网上签订之日起3日内将网签电子数据提交至商品房预售合同登记备案</w:t>
      </w:r>
      <w:r w:rsidRPr="008D19BF">
        <w:rPr>
          <w:rFonts w:ascii="宋体" w:hAnsi="宋体" w:cs="宋体"/>
          <w:color w:val="000000"/>
          <w:kern w:val="0"/>
          <w:sz w:val="24"/>
        </w:rPr>
        <w:t>，并将本合同登记备案情况告知买受人。</w:t>
      </w:r>
    </w:p>
    <w:p w:rsidR="00D03240" w:rsidRPr="008D19BF" w:rsidP="007B5386">
      <w:pPr>
        <w:widowControl/>
        <w:spacing w:line="480" w:lineRule="auto"/>
        <w:ind w:firstLine="480"/>
        <w:rPr>
          <w:rFonts w:ascii="宋体" w:hAnsi="宋体" w:cs="宋体" w:hint="eastAsia"/>
          <w:color w:val="000000"/>
          <w:kern w:val="0"/>
          <w:sz w:val="24"/>
        </w:rPr>
      </w:pPr>
      <w:r w:rsidRPr="008D19BF" w:rsidR="00116D61">
        <w:rPr>
          <w:rFonts w:ascii="宋体" w:hAnsi="宋体" w:cs="宋体"/>
          <w:color w:val="000000"/>
          <w:kern w:val="0"/>
          <w:sz w:val="24"/>
        </w:rPr>
        <w:t>(二)</w:t>
      </w:r>
      <w:r w:rsidRPr="000D68D6" w:rsidR="000D68D6">
        <w:rPr>
          <w:rFonts w:ascii="宋体" w:hAnsi="宋体" w:cs="宋体" w:hint="eastAsia"/>
          <w:color w:val="000000"/>
          <w:kern w:val="0"/>
          <w:sz w:val="24"/>
        </w:rPr>
        <w:t>有关预售合同网签与登记备案的其他约定如下</w:t>
      </w:r>
      <w:r w:rsidRPr="008D19BF" w:rsidR="007B5386">
        <w:rPr>
          <w:rFonts w:ascii="宋体" w:hAnsi="宋体" w:cs="宋体" w:hint="eastAsia"/>
          <w:color w:val="000000"/>
          <w:kern w:val="0"/>
          <w:sz w:val="24"/>
        </w:rPr>
        <w:t>：</w:t>
      </w:r>
    </w:p>
    <w:p w:rsidR="00116D61" w:rsidRPr="008D19BF" w:rsidP="00F605B6">
      <w:pPr>
        <w:widowControl/>
        <w:spacing w:line="480" w:lineRule="auto"/>
        <w:ind w:firstLine="480"/>
        <w:rPr>
          <w:rFonts w:ascii="宋体" w:hAnsi="宋体" w:cs="宋体"/>
          <w:color w:val="000000"/>
          <w:kern w:val="0"/>
          <w:sz w:val="24"/>
        </w:rPr>
      </w:pPr>
      <w:sdt>
        <w:sdtPr>
          <w:id w:val="1328233344"/>
          <w:placeholder>
            <w:docPart w:val="DefaultPlaceholder_22675703"/>
          </w:placeholder>
          <w:richText/>
        </w:sdtPr>
        <w:sdtContent>
          <w:r w:rsidRPr="00127927" w:rsidR="00127927">
            <w:rPr>
              <w:rFonts w:ascii="宋体" w:hAnsi="宋体" w:hint="eastAsia"/>
              <w:color w:val="000000"/>
              <w:sz w:val="24"/>
              <w:u w:val="single"/>
            </w:rPr>
            <w:t>因买受人原因（如付款方式发生变化、变更买受人姓名等）而需要修改备案登记的及非出卖人原因造成延迟或无法办理备案登记的，由买受人自行承担责任且由此产生的费用由买受人承担</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b/>
          <w:color w:val="000000"/>
          <w:kern w:val="0"/>
          <w:sz w:val="24"/>
        </w:rPr>
      </w:pPr>
      <w:r w:rsidRPr="008D19BF">
        <w:rPr>
          <w:rFonts w:ascii="宋体" w:hAnsi="宋体" w:cs="宋体"/>
          <w:color w:val="000000"/>
          <w:kern w:val="0"/>
          <w:sz w:val="24"/>
        </w:rPr>
        <w:t>　　</w:t>
      </w:r>
      <w:r w:rsidRPr="008D19BF" w:rsidR="00480F97">
        <w:rPr>
          <w:rFonts w:ascii="宋体" w:hAnsi="宋体" w:cs="宋体" w:hint="eastAsia"/>
          <w:b/>
          <w:color w:val="000000"/>
          <w:kern w:val="0"/>
          <w:sz w:val="24"/>
        </w:rPr>
        <w:t>第二十条  不动产登记</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(一)</w:t>
      </w:r>
      <w:r w:rsidRPr="008D19BF" w:rsidR="00480F97">
        <w:rPr>
          <w:rFonts w:ascii="宋体" w:hAnsi="宋体" w:cs="宋体"/>
          <w:color w:val="000000"/>
          <w:kern w:val="0"/>
          <w:sz w:val="24"/>
        </w:rPr>
        <w:t>双方同意共同向不动产登记机构申请办理该商品房的国有建设用地使用权及房屋所有权转移登记</w:t>
      </w:r>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(二)因出卖人的原因，买受人未能在该商品房交付之日</w:t>
      </w:r>
      <w:r w:rsidRPr="008D19BF" w:rsidR="00EC5B7C">
        <w:rPr>
          <w:rFonts w:ascii="宋体" w:hAnsi="宋体" w:cs="宋体"/>
          <w:color w:val="000000"/>
          <w:kern w:val="0"/>
          <w:sz w:val="24"/>
        </w:rPr>
        <w:t>【</w:t>
      </w:r>
      <w:sdt>
        <w:sdtPr>
          <w:id w:val="95260600"/>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Pr>
          <w:rFonts w:ascii="宋体" w:hAnsi="宋体" w:cs="宋体"/>
          <w:color w:val="000000"/>
          <w:kern w:val="0"/>
          <w:sz w:val="24"/>
        </w:rPr>
        <w:t>起</w:t>
      </w:r>
      <w:sdt>
        <w:sdtPr>
          <w:id w:val="1269378495"/>
          <w:placeholder>
            <w:docPart w:val="DefaultPlaceholder_22675703"/>
          </w:placeholder>
          <w:richText/>
        </w:sdtPr>
        <w:sdtContent>
          <w:r w:rsidRPr="00127927" w:rsidR="00127927">
            <w:rPr>
              <w:rFonts w:ascii="宋体" w:hAnsi="宋体"/>
              <w:color w:val="000000"/>
              <w:sz w:val="24"/>
              <w:u w:val="single"/>
            </w:rPr>
            <w:t>720</w:t>
          </w:r>
        </w:sdtContent>
      </w:sdt>
      <w:r w:rsidRPr="008D19BF">
        <w:rPr>
          <w:rFonts w:ascii="宋体" w:hAnsi="宋体" w:cs="宋体"/>
          <w:color w:val="000000"/>
          <w:kern w:val="0"/>
          <w:sz w:val="24"/>
        </w:rPr>
        <w:t>日内</w:t>
      </w:r>
      <w:r w:rsidRPr="008D19BF" w:rsidR="00EC5B7C">
        <w:rPr>
          <w:rFonts w:ascii="宋体" w:hAnsi="宋体" w:cs="宋体" w:hint="eastAsia"/>
          <w:color w:val="000000"/>
          <w:kern w:val="0"/>
          <w:sz w:val="24"/>
        </w:rPr>
        <w:t>】</w:t>
      </w:r>
      <w:r w:rsidRPr="008D19BF">
        <w:rPr>
          <w:rFonts w:ascii="宋体" w:hAnsi="宋体" w:cs="宋体"/>
          <w:color w:val="000000"/>
          <w:kern w:val="0"/>
          <w:sz w:val="24"/>
        </w:rPr>
        <w:t>取得该商品房的</w:t>
      </w:r>
      <w:r w:rsidRPr="000D68D6" w:rsidR="000D68D6">
        <w:rPr>
          <w:rFonts w:ascii="宋体" w:hAnsi="宋体" w:cs="宋体" w:hint="eastAsia"/>
          <w:color w:val="000000"/>
          <w:kern w:val="0"/>
          <w:sz w:val="24"/>
        </w:rPr>
        <w:t>不动产权</w:t>
      </w:r>
      <w:r w:rsidRPr="008D19BF">
        <w:rPr>
          <w:rFonts w:ascii="宋体" w:hAnsi="宋体" w:cs="宋体"/>
          <w:color w:val="000000"/>
          <w:kern w:val="0"/>
          <w:sz w:val="24"/>
        </w:rPr>
        <w:t>证书的，双方同意按照下列第</w:t>
      </w:r>
      <w:sdt>
        <w:sdtPr>
          <w:id w:val="1904486464"/>
          <w:placeholder>
            <w:docPart w:val="DefaultPlaceholder_22675703"/>
          </w:placeholder>
          <w:richText/>
        </w:sdtPr>
        <w:sdtContent>
          <w:r w:rsidR="00127927">
            <w:rPr>
              <w:rFonts w:ascii="宋体" w:hAnsi="宋体" w:hint="eastAsia"/>
              <w:color w:val="000000"/>
              <w:sz w:val="24"/>
              <w:u w:val="single"/>
            </w:rPr>
            <w:t>2</w:t>
          </w:r>
        </w:sdtContent>
      </w:sdt>
      <w:r w:rsidRPr="008D19BF">
        <w:rPr>
          <w:rFonts w:ascii="宋体" w:hAnsi="宋体" w:cs="宋体"/>
          <w:color w:val="000000"/>
          <w:kern w:val="0"/>
          <w:sz w:val="24"/>
        </w:rPr>
        <w:t>种方式处理</w:t>
      </w:r>
      <w:r w:rsidRPr="008D19BF" w:rsidR="00EC5B7C">
        <w:rPr>
          <w:rFonts w:ascii="宋体" w:hAnsi="宋体" w:cs="宋体" w:hint="eastAsia"/>
          <w:color w:val="000000"/>
          <w:kern w:val="0"/>
          <w:sz w:val="24"/>
        </w:rPr>
        <w:t>（如买卖双方选择了第九条商品房交付条件第3</w:t>
      </w:r>
      <w:r w:rsidR="00FA005F">
        <w:rPr>
          <w:rFonts w:ascii="宋体" w:hAnsi="宋体" w:cs="宋体" w:hint="eastAsia"/>
          <w:color w:val="000000"/>
          <w:kern w:val="0"/>
          <w:sz w:val="24"/>
        </w:rPr>
        <w:t>项作为交房条件的，此处【】不选）</w:t>
      </w:r>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sidR="00722151">
        <w:rPr>
          <w:rFonts w:ascii="宋体" w:hAnsi="宋体" w:cs="宋体" w:hint="eastAsia"/>
          <w:color w:val="000000"/>
          <w:kern w:val="0"/>
          <w:sz w:val="24"/>
        </w:rPr>
        <w:t>、</w:t>
      </w:r>
      <w:r w:rsidRPr="008D19BF">
        <w:rPr>
          <w:rFonts w:ascii="宋体" w:hAnsi="宋体" w:cs="宋体"/>
          <w:color w:val="000000"/>
          <w:kern w:val="0"/>
          <w:sz w:val="24"/>
        </w:rPr>
        <w:t>买受人有权解除合同。买受人解除合同的，应当书面通知出卖人。出卖人应当自解除合同通知送达之日起</w:t>
      </w:r>
      <w:r w:rsidRPr="008D19BF">
        <w:rPr>
          <w:color w:val="000000"/>
          <w:kern w:val="0"/>
          <w:sz w:val="24"/>
        </w:rPr>
        <w:t>15</w:t>
      </w:r>
      <w:r w:rsidRPr="008D19BF">
        <w:rPr>
          <w:rFonts w:ascii="宋体" w:hAnsi="宋体" w:cs="宋体"/>
          <w:color w:val="000000"/>
          <w:kern w:val="0"/>
          <w:sz w:val="24"/>
        </w:rPr>
        <w:t>日内退还买受人已付全部房款(含已付贷款部分)，并自买受人付款之日起，按照</w:t>
      </w:r>
      <w:sdt>
        <w:sdtPr>
          <w:id w:val="880471261"/>
          <w:placeholder>
            <w:docPart w:val="DefaultPlaceholder_22675703"/>
          </w:placeholder>
          <w:richText/>
        </w:sdtPr>
        <w:sdtContent>
          <w:r w:rsidRPr="00127927" w:rsidR="00127927">
            <w:rPr>
              <w:rFonts w:ascii="宋体" w:hAnsi="宋体" w:hint="eastAsia"/>
              <w:color w:val="000000"/>
              <w:sz w:val="24"/>
              <w:u w:val="single"/>
            </w:rPr>
            <w:t>中国人民银行公布的同期贷款基准利率</w:t>
          </w:r>
        </w:sdtContent>
      </w:sdt>
      <w:r w:rsidRPr="008D19BF">
        <w:rPr>
          <w:rFonts w:ascii="宋体" w:hAnsi="宋体" w:cs="宋体"/>
          <w:color w:val="000000"/>
          <w:kern w:val="0"/>
          <w:sz w:val="24"/>
        </w:rPr>
        <w:t>%(不低于中国人民银行公布的同期贷款基准利率)计算给付利息。买受人不解除合同的，</w:t>
      </w:r>
      <w:r w:rsidRPr="008D19BF" w:rsidR="00480F97">
        <w:rPr>
          <w:rFonts w:ascii="宋体" w:hAnsi="宋体" w:cs="宋体"/>
          <w:color w:val="000000"/>
          <w:kern w:val="0"/>
          <w:sz w:val="24"/>
        </w:rPr>
        <w:t>自买受人应当完成不动产权登记的期限届满之次日起至实际完成不动产</w:t>
      </w:r>
      <w:r w:rsidRPr="008D19BF">
        <w:rPr>
          <w:rFonts w:ascii="宋体" w:hAnsi="宋体" w:cs="宋体"/>
          <w:color w:val="000000"/>
          <w:kern w:val="0"/>
          <w:sz w:val="24"/>
        </w:rPr>
        <w:t>权登记之日止，出卖人按日计算向买受人支付全部房价款万分之</w:t>
      </w:r>
      <w:sdt>
        <w:sdtPr>
          <w:id w:val="1008457293"/>
          <w:placeholder>
            <w:docPart w:val="DefaultPlaceholder_22675703"/>
          </w:placeholder>
          <w:richText/>
        </w:sdtPr>
        <w:sdtContent>
          <w:r w:rsidR="00127927">
            <w:rPr>
              <w:rFonts w:ascii="宋体" w:hAnsi="宋体" w:hint="eastAsia"/>
              <w:color w:val="000000"/>
              <w:sz w:val="24"/>
              <w:u w:val="single"/>
            </w:rPr>
            <w:t>一</w:t>
          </w:r>
        </w:sdtContent>
      </w:sdt>
      <w:r w:rsidRPr="008D19BF">
        <w:rPr>
          <w:rFonts w:ascii="宋体" w:hAnsi="宋体" w:cs="宋体"/>
          <w:color w:val="000000"/>
          <w:kern w:val="0"/>
          <w:sz w:val="24"/>
        </w:rPr>
        <w:t>的违约金。</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sidR="000E1B5C">
        <w:rPr>
          <w:rFonts w:ascii="宋体" w:hAnsi="宋体" w:cs="宋体" w:hint="eastAsia"/>
          <w:color w:val="000000"/>
          <w:kern w:val="0"/>
          <w:sz w:val="24"/>
        </w:rPr>
        <w:t xml:space="preserve"> </w:t>
      </w:r>
      <w:r w:rsidRPr="008D19BF" w:rsidR="000E1B5C">
        <w:rPr>
          <w:color w:val="000000"/>
          <w:kern w:val="0"/>
          <w:sz w:val="24"/>
        </w:rPr>
        <w:t>2</w:t>
      </w:r>
      <w:r w:rsidRPr="008D19BF" w:rsidR="000E1B5C">
        <w:rPr>
          <w:rFonts w:ascii="宋体" w:hAnsi="宋体" w:cs="宋体" w:hint="eastAsia"/>
          <w:color w:val="000000"/>
          <w:kern w:val="0"/>
          <w:sz w:val="24"/>
        </w:rPr>
        <w:t>、</w:t>
      </w:r>
      <w:sdt>
        <w:sdtPr>
          <w:id w:val="1007247948"/>
          <w:placeholder>
            <w:docPart w:val="DefaultPlaceholder_22675703"/>
          </w:placeholder>
          <w:richText/>
        </w:sdtPr>
        <w:sdtContent>
          <w:r w:rsidRPr="00127927" w:rsidR="00127927">
            <w:rPr>
              <w:rFonts w:ascii="宋体" w:hAnsi="宋体" w:hint="eastAsia"/>
              <w:color w:val="000000"/>
              <w:sz w:val="24"/>
              <w:u w:val="single"/>
            </w:rPr>
            <w:t>详见附件十一《 补充协议》</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(三)因买受人的原</w:t>
      </w:r>
      <w:r w:rsidRPr="008D19BF" w:rsidR="00480F97">
        <w:rPr>
          <w:rFonts w:ascii="宋体" w:hAnsi="宋体" w:cs="宋体"/>
          <w:color w:val="000000"/>
          <w:kern w:val="0"/>
          <w:sz w:val="24"/>
        </w:rPr>
        <w:t>因未能在约定期限内完成该商品房的分户不动产权证</w:t>
      </w:r>
      <w:r w:rsidRPr="008D19BF">
        <w:rPr>
          <w:rFonts w:ascii="宋体" w:hAnsi="宋体" w:cs="宋体"/>
          <w:color w:val="000000"/>
          <w:kern w:val="0"/>
          <w:sz w:val="24"/>
        </w:rPr>
        <w:t>的，出卖人不承担责任。</w:t>
      </w:r>
    </w:p>
    <w:p w:rsidR="00116D61" w:rsidRPr="008D19BF" w:rsidP="00A82CBF">
      <w:pPr>
        <w:widowControl/>
        <w:spacing w:before="312" w:beforeLines="100" w:after="312" w:afterLines="100" w:line="480" w:lineRule="auto"/>
        <w:ind w:firstLine="420" w:firstLineChars="150"/>
        <w:rPr>
          <w:rFonts w:ascii="宋体" w:hAnsi="宋体" w:cs="宋体" w:hint="eastAsia"/>
          <w:b/>
          <w:color w:val="000000"/>
          <w:kern w:val="0"/>
          <w:sz w:val="28"/>
          <w:szCs w:val="28"/>
        </w:rPr>
      </w:pPr>
      <w:r w:rsidRPr="008D19BF">
        <w:rPr>
          <w:rFonts w:ascii="宋体" w:hAnsi="宋体" w:cs="宋体" w:hint="eastAsia"/>
          <w:b/>
          <w:bCs/>
          <w:color w:val="000000"/>
          <w:kern w:val="0"/>
          <w:sz w:val="28"/>
          <w:szCs w:val="28"/>
        </w:rPr>
        <w:t>第九章</w:t>
      </w:r>
      <w:r w:rsidRPr="008D19BF" w:rsidR="00D03240">
        <w:rPr>
          <w:rFonts w:ascii="宋体" w:hAnsi="宋体" w:cs="宋体" w:hint="eastAsia"/>
          <w:b/>
          <w:bCs/>
          <w:color w:val="000000"/>
          <w:kern w:val="0"/>
          <w:sz w:val="28"/>
          <w:szCs w:val="28"/>
        </w:rPr>
        <w:t xml:space="preserve">  </w:t>
      </w:r>
      <w:r w:rsidRPr="008D19BF">
        <w:rPr>
          <w:rFonts w:ascii="宋体" w:hAnsi="宋体" w:cs="宋体" w:hint="eastAsia"/>
          <w:b/>
          <w:bCs/>
          <w:color w:val="000000"/>
          <w:kern w:val="0"/>
          <w:sz w:val="28"/>
          <w:szCs w:val="28"/>
        </w:rPr>
        <w:t>前期物业管理</w:t>
      </w:r>
    </w:p>
    <w:p w:rsidR="00116D61" w:rsidRPr="008D19BF" w:rsidP="00F605B6">
      <w:pPr>
        <w:widowControl/>
        <w:spacing w:line="480" w:lineRule="auto"/>
        <w:rPr>
          <w:rFonts w:ascii="宋体" w:hAnsi="宋体" w:cs="宋体"/>
          <w:b/>
          <w:color w:val="000000"/>
          <w:kern w:val="0"/>
          <w:sz w:val="24"/>
        </w:rPr>
      </w:pPr>
      <w:r w:rsidRPr="008D19BF">
        <w:rPr>
          <w:rFonts w:ascii="宋体" w:hAnsi="宋体" w:cs="宋体"/>
          <w:b/>
          <w:color w:val="000000"/>
          <w:kern w:val="0"/>
          <w:sz w:val="24"/>
        </w:rPr>
        <w:t>　　</w:t>
      </w:r>
      <w:r w:rsidRPr="008D19BF">
        <w:rPr>
          <w:rFonts w:ascii="宋体" w:hAnsi="宋体" w:cs="宋体" w:hint="eastAsia"/>
          <w:b/>
          <w:color w:val="000000"/>
          <w:kern w:val="0"/>
          <w:sz w:val="24"/>
        </w:rPr>
        <w:t xml:space="preserve">第二十一条 </w:t>
      </w:r>
      <w:r w:rsidRPr="008D19BF" w:rsidR="00D03240">
        <w:rPr>
          <w:rFonts w:ascii="宋体" w:hAnsi="宋体" w:cs="宋体" w:hint="eastAsia"/>
          <w:b/>
          <w:color w:val="000000"/>
          <w:kern w:val="0"/>
          <w:sz w:val="24"/>
        </w:rPr>
        <w:t xml:space="preserve"> </w:t>
      </w:r>
      <w:r w:rsidRPr="008D19BF">
        <w:rPr>
          <w:rFonts w:ascii="宋体" w:hAnsi="宋体" w:cs="宋体"/>
          <w:b/>
          <w:color w:val="000000"/>
          <w:kern w:val="0"/>
          <w:sz w:val="24"/>
        </w:rPr>
        <w:t>前期物业管理</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(一)出卖人依法选聘的前期物业服务企业为</w:t>
      </w:r>
      <w:sdt>
        <w:sdtPr>
          <w:id w:val="1929530941"/>
          <w:placeholder>
            <w:docPart w:val="DefaultPlaceholder_22675703"/>
          </w:placeholder>
          <w:richText/>
        </w:sdtPr>
        <w:sdtContent>
          <w:r w:rsidRPr="00127927" w:rsidR="00127927">
            <w:rPr>
              <w:rFonts w:ascii="宋体" w:hAnsi="宋体" w:hint="eastAsia"/>
              <w:color w:val="000000"/>
              <w:sz w:val="24"/>
              <w:u w:val="single"/>
            </w:rPr>
            <w:t>宁夏民生物业服务有限公司葛宁分公司</w:t>
          </w:r>
        </w:sdtContent>
      </w:sdt>
      <w:r w:rsidRPr="008D19BF">
        <w:rPr>
          <w:rFonts w:ascii="宋体" w:hAnsi="宋体" w:cs="宋体"/>
          <w:color w:val="000000"/>
          <w:kern w:val="0"/>
          <w:sz w:val="24"/>
        </w:rPr>
        <w:t>。</w:t>
      </w:r>
    </w:p>
    <w:p w:rsidR="00116D61" w:rsidRPr="008D19BF" w:rsidP="00266A83">
      <w:pPr>
        <w:widowControl/>
        <w:spacing w:line="480" w:lineRule="auto"/>
        <w:ind w:firstLine="480"/>
        <w:rPr>
          <w:rFonts w:ascii="宋体" w:hAnsi="宋体" w:cs="宋体" w:hint="eastAsia"/>
          <w:color w:val="000000"/>
          <w:kern w:val="0"/>
          <w:sz w:val="24"/>
        </w:rPr>
      </w:pPr>
      <w:r w:rsidRPr="008D19BF">
        <w:rPr>
          <w:rFonts w:ascii="宋体" w:hAnsi="宋体" w:cs="宋体"/>
          <w:color w:val="000000"/>
          <w:kern w:val="0"/>
          <w:sz w:val="24"/>
        </w:rPr>
        <w:t>(</w:t>
      </w:r>
      <w:r w:rsidRPr="008D19BF" w:rsidR="003504A3">
        <w:rPr>
          <w:rFonts w:ascii="宋体" w:hAnsi="宋体" w:cs="宋体" w:hint="eastAsia"/>
          <w:color w:val="000000"/>
          <w:kern w:val="0"/>
          <w:sz w:val="24"/>
        </w:rPr>
        <w:t>二</w:t>
      </w:r>
      <w:r w:rsidRPr="008D19BF">
        <w:rPr>
          <w:rFonts w:ascii="宋体" w:hAnsi="宋体" w:cs="宋体"/>
          <w:color w:val="000000"/>
          <w:kern w:val="0"/>
          <w:sz w:val="24"/>
        </w:rPr>
        <w:t>)物业服务期间，物业收费计费方式为【</w:t>
      </w:r>
      <w:sdt>
        <w:sdtPr>
          <w:id w:val="1157266264"/>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Pr>
          <w:rFonts w:ascii="宋体" w:hAnsi="宋体" w:cs="宋体"/>
          <w:color w:val="000000"/>
          <w:kern w:val="0"/>
          <w:sz w:val="24"/>
        </w:rPr>
        <w:t>包干制</w:t>
      </w:r>
      <w:r w:rsidRPr="008D19BF">
        <w:rPr>
          <w:rFonts w:ascii="宋体" w:hAnsi="宋体" w:cs="宋体"/>
          <w:color w:val="000000"/>
          <w:kern w:val="0"/>
          <w:sz w:val="24"/>
        </w:rPr>
        <w:t>】【</w:t>
      </w:r>
      <w:sdt>
        <w:sdtPr>
          <w:id w:val="1898285338"/>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Pr>
          <w:rFonts w:ascii="宋体" w:hAnsi="宋体" w:cs="宋体"/>
          <w:color w:val="000000"/>
          <w:kern w:val="0"/>
          <w:sz w:val="24"/>
        </w:rPr>
        <w:t>酬金制</w:t>
      </w:r>
      <w:r w:rsidRPr="008D19BF">
        <w:rPr>
          <w:rFonts w:ascii="宋体" w:hAnsi="宋体" w:cs="宋体"/>
          <w:color w:val="000000"/>
          <w:kern w:val="0"/>
          <w:sz w:val="24"/>
        </w:rPr>
        <w:t>】</w:t>
      </w:r>
      <w:r w:rsidRPr="008D19BF" w:rsidR="00DD3492">
        <w:rPr>
          <w:rFonts w:ascii="宋体" w:hAnsi="宋体" w:cs="宋体"/>
          <w:color w:val="000000"/>
          <w:kern w:val="0"/>
          <w:sz w:val="24"/>
        </w:rPr>
        <w:t>【</w:t>
      </w:r>
      <w:sdt>
        <w:sdtPr>
          <w:id w:val="1635473965"/>
          <w14:checkbox>
            <w14:checked w14:val="0"/>
            <w14:checkedState w14:val="221a" w14:font="宋体"/>
            <w14:uncheckedState w14:val="2610" w14:font="MS Gothic"/>
          </w14:checkbox>
        </w:sdtPr>
        <w:sdtContent>
          <w:r>
            <w:rPr>
              <w:rFonts w:ascii="MS Gothic" w:eastAsia="MS Gothic" w:hAnsi="MS Gothic" w:cs="MS Gothic"/>
            </w:rPr>
            <w:t>☐</w:t>
          </w:r>
        </w:sdtContent>
      </w:sdt>
      <w:sdt>
        <w:sdtPr>
          <w:id w:val="2075243497"/>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】。物业服务费为</w:t>
      </w:r>
      <w:sdt>
        <w:sdtPr>
          <w:id w:val="1074767985"/>
          <w:placeholder>
            <w:docPart w:val="DefaultPlaceholder_22675703"/>
          </w:placeholder>
          <w:richText/>
        </w:sdtPr>
        <w:sdtContent>
          <w:r w:rsidRPr="00127927" w:rsidR="00127927">
            <w:rPr>
              <w:rFonts w:ascii="宋体" w:hAnsi="宋体" w:hint="eastAsia"/>
              <w:color w:val="000000"/>
              <w:sz w:val="24"/>
              <w:u w:val="single"/>
            </w:rPr>
            <w:t>住宅2.65 ，商业3.5</w:t>
          </w:r>
        </w:sdtContent>
      </w:sdt>
      <w:r w:rsidRPr="008D19BF">
        <w:rPr>
          <w:rFonts w:ascii="宋体" w:hAnsi="宋体" w:cs="宋体"/>
          <w:color w:val="000000"/>
          <w:kern w:val="0"/>
          <w:sz w:val="24"/>
        </w:rPr>
        <w:t>元/月·平方米(建筑面积)。</w:t>
      </w:r>
    </w:p>
    <w:p w:rsidR="00266A83" w:rsidRPr="008D19BF" w:rsidP="00266A83">
      <w:pPr>
        <w:widowControl/>
        <w:spacing w:line="560" w:lineRule="exact"/>
        <w:ind w:firstLine="480" w:firstLineChars="200"/>
        <w:jc w:val="left"/>
        <w:rPr>
          <w:rFonts w:ascii="宋体" w:hAnsi="宋体" w:cs="宋体"/>
          <w:color w:val="000000"/>
          <w:kern w:val="0"/>
          <w:sz w:val="24"/>
        </w:rPr>
      </w:pPr>
      <w:r w:rsidRPr="008D19BF">
        <w:rPr>
          <w:rFonts w:ascii="宋体" w:hAnsi="宋体" w:cs="宋体"/>
          <w:color w:val="000000"/>
          <w:kern w:val="0"/>
          <w:sz w:val="24"/>
        </w:rPr>
        <w:t>1、物业服务费由物业服务企业向业主或物业使用人收取。建设单位根据购房合同书面通知买受人办理交付手续，经买受人查验收房后，物业服务费由买受人交纳；买受人无正当理由拖延办理交付手续的，物业服务费从建设单位书面通知买受人办理交付手续的次月开始计收，由买受人交纳。</w:t>
      </w:r>
    </w:p>
    <w:p w:rsidR="00266A83" w:rsidRPr="008D19BF" w:rsidP="00266A83">
      <w:pPr>
        <w:widowControl/>
        <w:spacing w:line="560" w:lineRule="exact"/>
        <w:ind w:firstLine="360" w:firstLineChars="150"/>
        <w:jc w:val="left"/>
        <w:rPr>
          <w:rFonts w:ascii="宋体" w:hAnsi="宋体" w:cs="宋体"/>
          <w:color w:val="000000"/>
          <w:kern w:val="0"/>
          <w:sz w:val="24"/>
        </w:rPr>
      </w:pPr>
      <w:r w:rsidRPr="008D19BF">
        <w:rPr>
          <w:rFonts w:ascii="宋体" w:hAnsi="宋体" w:cs="宋体"/>
          <w:color w:val="000000"/>
          <w:kern w:val="0"/>
          <w:sz w:val="24"/>
        </w:rPr>
        <w:t>2、已办理交付手续但未使用的物业，</w:t>
      </w:r>
      <w:r w:rsidRPr="000D68D6" w:rsidR="000D68D6">
        <w:rPr>
          <w:rFonts w:ascii="宋体" w:hAnsi="宋体" w:cs="宋体" w:hint="eastAsia"/>
          <w:color w:val="000000"/>
          <w:kern w:val="0"/>
          <w:sz w:val="24"/>
        </w:rPr>
        <w:t>双方约定</w:t>
      </w:r>
      <w:r w:rsidRPr="008D19BF">
        <w:rPr>
          <w:rFonts w:ascii="宋体" w:hAnsi="宋体" w:cs="宋体"/>
          <w:color w:val="000000"/>
          <w:kern w:val="0"/>
          <w:sz w:val="24"/>
        </w:rPr>
        <w:t>物业服务费</w:t>
      </w:r>
      <w:r w:rsidRPr="008D19BF" w:rsidR="00480F97">
        <w:rPr>
          <w:rFonts w:ascii="宋体" w:hAnsi="宋体" w:cs="宋体"/>
          <w:color w:val="000000"/>
          <w:kern w:val="0"/>
          <w:sz w:val="24"/>
        </w:rPr>
        <w:t>按照</w:t>
      </w:r>
      <w:sdt>
        <w:sdtPr>
          <w:id w:val="1378337982"/>
          <w:placeholder>
            <w:docPart w:val="DefaultPlaceholder_22675703"/>
          </w:placeholder>
          <w:richText/>
        </w:sdtPr>
        <w:sdtContent>
          <w:r w:rsidR="00127927">
            <w:rPr>
              <w:rFonts w:ascii="宋体" w:hAnsi="宋体" w:cs="宋体" w:hint="eastAsia"/>
              <w:color w:val="000000"/>
              <w:kern w:val="0"/>
              <w:sz w:val="24"/>
              <w:u w:val="single"/>
            </w:rPr>
            <w:t>100</w:t>
          </w:r>
        </w:sdtContent>
      </w:sdt>
      <w:r w:rsidRPr="008D19BF">
        <w:rPr>
          <w:rFonts w:ascii="宋体" w:hAnsi="宋体" w:cs="宋体"/>
          <w:color w:val="000000"/>
          <w:kern w:val="0"/>
          <w:sz w:val="24"/>
        </w:rPr>
        <w:t>%交纳。</w:t>
      </w:r>
    </w:p>
    <w:p w:rsidR="00266A83" w:rsidRPr="008D19BF" w:rsidP="00E17DB9">
      <w:pPr>
        <w:widowControl/>
        <w:spacing w:line="560" w:lineRule="exact"/>
        <w:jc w:val="left"/>
        <w:rPr>
          <w:rFonts w:ascii="宋体" w:hAnsi="宋体" w:cs="宋体"/>
          <w:color w:val="000000"/>
          <w:kern w:val="0"/>
          <w:sz w:val="24"/>
        </w:rPr>
      </w:pPr>
      <w:r w:rsidRPr="008D19BF">
        <w:rPr>
          <w:rFonts w:ascii="宋体" w:hAnsi="宋体" w:cs="宋体"/>
          <w:color w:val="000000"/>
          <w:kern w:val="0"/>
          <w:sz w:val="24"/>
        </w:rPr>
        <w:t xml:space="preserve">   3、物业服务费按月计收，经双方约定可以预收，但最长预收期限不得超过12个月。</w:t>
      </w:r>
    </w:p>
    <w:p w:rsidR="00116D61" w:rsidRPr="008D19BF" w:rsidP="00F605B6">
      <w:pPr>
        <w:widowControl/>
        <w:spacing w:line="480" w:lineRule="auto"/>
        <w:rPr>
          <w:rFonts w:ascii="宋体" w:hAnsi="宋体" w:cs="宋体"/>
          <w:color w:val="000000"/>
          <w:kern w:val="0"/>
          <w:sz w:val="24"/>
        </w:rPr>
      </w:pPr>
      <w:r w:rsidRPr="008D19BF" w:rsidR="00E17DB9">
        <w:rPr>
          <w:rFonts w:ascii="宋体" w:hAnsi="宋体" w:cs="宋体"/>
          <w:color w:val="000000"/>
          <w:kern w:val="0"/>
          <w:sz w:val="24"/>
        </w:rPr>
        <w:t>　</w:t>
      </w:r>
      <w:r w:rsidRPr="008D19BF" w:rsidR="003504A3">
        <w:rPr>
          <w:rFonts w:ascii="宋体" w:hAnsi="宋体" w:cs="宋体"/>
          <w:color w:val="000000"/>
          <w:kern w:val="0"/>
          <w:sz w:val="24"/>
        </w:rPr>
        <w:t>　</w:t>
      </w:r>
      <w:r w:rsidRPr="008D19BF">
        <w:rPr>
          <w:rFonts w:ascii="宋体" w:hAnsi="宋体" w:cs="宋体"/>
          <w:color w:val="000000"/>
          <w:kern w:val="0"/>
          <w:sz w:val="24"/>
        </w:rPr>
        <w:t>(</w:t>
      </w:r>
      <w:r w:rsidRPr="008D19BF" w:rsidR="003504A3">
        <w:rPr>
          <w:rFonts w:ascii="宋体" w:hAnsi="宋体" w:cs="宋体" w:hint="eastAsia"/>
          <w:color w:val="000000"/>
          <w:kern w:val="0"/>
          <w:sz w:val="24"/>
        </w:rPr>
        <w:t>三</w:t>
      </w:r>
      <w:r w:rsidRPr="008D19BF">
        <w:rPr>
          <w:rFonts w:ascii="宋体" w:hAnsi="宋体" w:cs="宋体"/>
          <w:color w:val="000000"/>
          <w:kern w:val="0"/>
          <w:sz w:val="24"/>
        </w:rPr>
        <w:t>)</w:t>
      </w:r>
      <w:r w:rsidRPr="008D19BF" w:rsidR="00480F97">
        <w:rPr>
          <w:rFonts w:ascii="宋体" w:hAnsi="宋体" w:cs="宋体"/>
          <w:color w:val="000000"/>
          <w:kern w:val="0"/>
          <w:sz w:val="24"/>
        </w:rPr>
        <w:t>买受人已详细阅读前期物业服务合同和临时管理规约，同意由出卖人依法选聘的物业服务企业实施前期物业管理，遵守临时管理规约。业主委员会成立后，由业主大会决定选聘或续聘物业服务企业</w:t>
      </w:r>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该商品房前期物业服务合同、临时管理规约见附件九。</w:t>
      </w:r>
    </w:p>
    <w:p w:rsidR="00116D61" w:rsidRPr="008D19BF" w:rsidP="00F152CB">
      <w:pPr>
        <w:widowControl/>
        <w:spacing w:before="312" w:beforeLines="100" w:after="312" w:afterLines="100" w:line="480" w:lineRule="auto"/>
        <w:ind w:firstLine="412" w:firstLineChars="147"/>
        <w:rPr>
          <w:rFonts w:ascii="宋体" w:hAnsi="宋体" w:cs="宋体" w:hint="eastAsia"/>
          <w:b/>
          <w:color w:val="000000"/>
          <w:kern w:val="0"/>
          <w:sz w:val="28"/>
          <w:szCs w:val="28"/>
        </w:rPr>
      </w:pPr>
      <w:r w:rsidRPr="008D19BF">
        <w:rPr>
          <w:rFonts w:ascii="宋体" w:hAnsi="宋体" w:cs="宋体" w:hint="eastAsia"/>
          <w:b/>
          <w:bCs/>
          <w:color w:val="000000"/>
          <w:kern w:val="0"/>
          <w:sz w:val="28"/>
          <w:szCs w:val="28"/>
        </w:rPr>
        <w:t xml:space="preserve">第十章 </w:t>
      </w:r>
      <w:r w:rsidRPr="008D19BF" w:rsidR="00D03240">
        <w:rPr>
          <w:rFonts w:ascii="宋体" w:hAnsi="宋体" w:cs="宋体" w:hint="eastAsia"/>
          <w:b/>
          <w:bCs/>
          <w:color w:val="000000"/>
          <w:kern w:val="0"/>
          <w:sz w:val="28"/>
          <w:szCs w:val="28"/>
        </w:rPr>
        <w:t xml:space="preserve"> </w:t>
      </w:r>
      <w:r w:rsidRPr="008D19BF">
        <w:rPr>
          <w:rFonts w:ascii="宋体" w:hAnsi="宋体" w:cs="宋体" w:hint="eastAsia"/>
          <w:b/>
          <w:bCs/>
          <w:color w:val="000000"/>
          <w:kern w:val="0"/>
          <w:sz w:val="28"/>
          <w:szCs w:val="28"/>
        </w:rPr>
        <w:t>其他事项</w:t>
      </w:r>
    </w:p>
    <w:p w:rsidR="00116D61" w:rsidRPr="008D19BF" w:rsidP="00F605B6">
      <w:pPr>
        <w:widowControl/>
        <w:spacing w:line="480" w:lineRule="auto"/>
        <w:rPr>
          <w:rFonts w:ascii="宋体" w:hAnsi="宋体" w:cs="宋体"/>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 xml:space="preserve">第二十二条 </w:t>
      </w:r>
      <w:r w:rsidRPr="008D19BF" w:rsidR="00D03240">
        <w:rPr>
          <w:rFonts w:ascii="宋体" w:hAnsi="宋体" w:cs="宋体" w:hint="eastAsia"/>
          <w:b/>
          <w:color w:val="000000"/>
          <w:kern w:val="0"/>
          <w:sz w:val="24"/>
        </w:rPr>
        <w:t xml:space="preserve"> </w:t>
      </w:r>
      <w:r w:rsidRPr="008D19BF">
        <w:rPr>
          <w:rFonts w:ascii="宋体" w:hAnsi="宋体" w:cs="宋体"/>
          <w:b/>
          <w:color w:val="000000"/>
          <w:kern w:val="0"/>
          <w:sz w:val="24"/>
        </w:rPr>
        <w:t>建筑物区分所有权</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(一)买受人对其建筑物专有部分享有占有、使用、收益和处分的权利。</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(二)以下部位归业主共有：</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sidR="00A409F3">
        <w:rPr>
          <w:rFonts w:ascii="宋体" w:hAnsi="宋体" w:cs="宋体" w:hint="eastAsia"/>
          <w:color w:val="000000"/>
          <w:kern w:val="0"/>
          <w:sz w:val="24"/>
        </w:rPr>
        <w:t>、</w:t>
      </w:r>
      <w:r w:rsidRPr="008D19BF">
        <w:rPr>
          <w:rFonts w:ascii="宋体" w:hAnsi="宋体" w:cs="宋体"/>
          <w:color w:val="000000"/>
          <w:kern w:val="0"/>
          <w:sz w:val="24"/>
        </w:rPr>
        <w:t>建筑物的基础、承重结构、外墙、屋顶等基本结构部分，通道、楼梯、大堂等公共通行部分，消防、公共照明等附属设施、设备，避难层、设备层或者设备间等结构部分；</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sidR="00BA437C">
        <w:rPr>
          <w:rFonts w:ascii="宋体" w:hAnsi="宋体" w:cs="宋体" w:hint="eastAsia"/>
          <w:color w:val="000000"/>
          <w:kern w:val="0"/>
          <w:sz w:val="24"/>
        </w:rPr>
        <w:t>、</w:t>
      </w:r>
      <w:r w:rsidRPr="008D19BF">
        <w:rPr>
          <w:rFonts w:ascii="宋体" w:hAnsi="宋体" w:cs="宋体"/>
          <w:color w:val="000000"/>
          <w:kern w:val="0"/>
          <w:sz w:val="24"/>
        </w:rPr>
        <w:t>该商品房所在建筑区划内的道路(属于城镇公共道路的除外)、绿地(属于城镇公共绿地或者明示属于个人的除外)、占用业主共有的道路或者其他场地用于停放汽车的车位、物业服务用房；</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sidR="00D5152D">
        <w:rPr>
          <w:rFonts w:ascii="宋体" w:hAnsi="宋体" w:cs="宋体" w:hint="eastAsia"/>
          <w:color w:val="000000"/>
          <w:kern w:val="0"/>
          <w:sz w:val="24"/>
        </w:rPr>
        <w:t xml:space="preserve">  </w:t>
      </w:r>
      <w:r w:rsidRPr="008D19BF" w:rsidR="00D5152D">
        <w:rPr>
          <w:color w:val="000000"/>
          <w:kern w:val="0"/>
          <w:sz w:val="24"/>
        </w:rPr>
        <w:t>3</w:t>
      </w:r>
      <w:r w:rsidRPr="008D19BF" w:rsidR="00D5152D">
        <w:rPr>
          <w:rFonts w:ascii="宋体" w:hAnsi="宋体" w:cs="宋体" w:hint="eastAsia"/>
          <w:color w:val="000000"/>
          <w:kern w:val="0"/>
          <w:sz w:val="24"/>
        </w:rPr>
        <w:t>、</w:t>
      </w:r>
      <w:sdt>
        <w:sdtPr>
          <w:id w:val="1891570274"/>
          <w:placeholder>
            <w:docPart w:val="DefaultPlaceholder_22675703"/>
          </w:placeholder>
          <w:richText/>
        </w:sdtPr>
        <w:sdtContent>
          <w:r w:rsidRPr="00127927" w:rsidR="00127927">
            <w:rPr>
              <w:rFonts w:ascii="宋体" w:hAnsi="宋体" w:hint="eastAsia"/>
              <w:color w:val="000000"/>
              <w:sz w:val="24"/>
              <w:u w:val="single"/>
            </w:rPr>
            <w:t>此处无约定</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(三)双方对其他配套设施约定如下：</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sidR="00BF4115">
        <w:rPr>
          <w:rFonts w:ascii="宋体" w:hAnsi="宋体" w:cs="宋体" w:hint="eastAsia"/>
          <w:color w:val="000000"/>
          <w:kern w:val="0"/>
          <w:sz w:val="24"/>
        </w:rPr>
        <w:t>、</w:t>
      </w:r>
      <w:r w:rsidRPr="008D19BF">
        <w:rPr>
          <w:rFonts w:ascii="宋体" w:hAnsi="宋体" w:cs="宋体"/>
          <w:color w:val="000000"/>
          <w:kern w:val="0"/>
          <w:sz w:val="24"/>
        </w:rPr>
        <w:t>规划的车位、车库：</w:t>
      </w:r>
      <w:sdt>
        <w:sdtPr>
          <w:id w:val="1591660215"/>
          <w:placeholder>
            <w:docPart w:val="DefaultPlaceholder_22675703"/>
          </w:placeholder>
          <w:richText/>
        </w:sdtPr>
        <w:sdtContent>
          <w:r w:rsidRPr="00127927" w:rsidR="00127927">
            <w:rPr>
              <w:rFonts w:ascii="宋体" w:hAnsi="宋体" w:hint="eastAsia"/>
              <w:color w:val="000000"/>
              <w:sz w:val="24"/>
              <w:u w:val="single"/>
            </w:rPr>
            <w:t>详见附件十一《 补充协议》</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sidR="00BF4115">
        <w:rPr>
          <w:rFonts w:ascii="宋体" w:hAnsi="宋体" w:cs="宋体" w:hint="eastAsia"/>
          <w:color w:val="000000"/>
          <w:kern w:val="0"/>
          <w:sz w:val="24"/>
        </w:rPr>
        <w:t>、</w:t>
      </w:r>
      <w:r w:rsidRPr="008D19BF">
        <w:rPr>
          <w:rFonts w:ascii="宋体" w:hAnsi="宋体" w:cs="宋体"/>
          <w:color w:val="000000"/>
          <w:kern w:val="0"/>
          <w:sz w:val="24"/>
        </w:rPr>
        <w:t>会所：</w:t>
      </w:r>
      <w:sdt>
        <w:sdtPr>
          <w:id w:val="946083355"/>
          <w:placeholder>
            <w:docPart w:val="DefaultPlaceholder_22675703"/>
          </w:placeholder>
          <w:richText/>
        </w:sdtPr>
        <w:sdtContent>
          <w:r w:rsidRPr="00127927" w:rsidR="00127927">
            <w:rPr>
              <w:rFonts w:ascii="宋体" w:hAnsi="宋体" w:hint="eastAsia"/>
              <w:color w:val="000000"/>
              <w:sz w:val="24"/>
              <w:u w:val="single"/>
            </w:rPr>
            <w:t>此处无约定</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sidR="00BF4115">
        <w:rPr>
          <w:rFonts w:ascii="宋体" w:hAnsi="宋体" w:cs="宋体" w:hint="eastAsia"/>
          <w:color w:val="000000"/>
          <w:kern w:val="0"/>
          <w:sz w:val="24"/>
        </w:rPr>
        <w:t xml:space="preserve">  </w:t>
      </w:r>
      <w:r w:rsidRPr="008D19BF" w:rsidR="00BF4115">
        <w:rPr>
          <w:color w:val="000000"/>
          <w:kern w:val="0"/>
          <w:sz w:val="24"/>
        </w:rPr>
        <w:t>3</w:t>
      </w:r>
      <w:r w:rsidRPr="008D19BF" w:rsidR="00BF4115">
        <w:rPr>
          <w:rFonts w:ascii="宋体" w:hAnsi="宋体" w:cs="宋体" w:hint="eastAsia"/>
          <w:color w:val="000000"/>
          <w:kern w:val="0"/>
          <w:sz w:val="24"/>
        </w:rPr>
        <w:t>、</w:t>
      </w:r>
      <w:sdt>
        <w:sdtPr>
          <w:id w:val="2067437527"/>
          <w:placeholder>
            <w:docPart w:val="DefaultPlaceholder_22675703"/>
          </w:placeholder>
          <w:richText/>
        </w:sdtPr>
        <w:sdtContent>
          <w:r w:rsidRPr="00127927" w:rsidR="00127927">
            <w:rPr>
              <w:rFonts w:ascii="宋体" w:hAnsi="宋体" w:hint="eastAsia"/>
              <w:color w:val="000000"/>
              <w:sz w:val="24"/>
              <w:u w:val="single"/>
            </w:rPr>
            <w:t>此处无约定</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　</w:t>
      </w:r>
      <w:r w:rsidRPr="008D19BF" w:rsidR="00480F97">
        <w:rPr>
          <w:rFonts w:ascii="宋体" w:hAnsi="宋体" w:cs="宋体" w:hint="eastAsia"/>
          <w:b/>
          <w:color w:val="000000"/>
          <w:kern w:val="0"/>
          <w:sz w:val="24"/>
        </w:rPr>
        <w:t>第二十三条  税费和维修资金</w:t>
      </w:r>
    </w:p>
    <w:p w:rsidR="00116D61" w:rsidP="008A5B2B">
      <w:pPr>
        <w:widowControl/>
        <w:spacing w:line="480" w:lineRule="auto"/>
        <w:ind w:firstLine="480"/>
        <w:rPr>
          <w:rFonts w:ascii="宋体" w:hAnsi="宋体" w:cs="宋体" w:hint="eastAsia"/>
          <w:color w:val="000000"/>
          <w:kern w:val="0"/>
          <w:sz w:val="24"/>
        </w:rPr>
      </w:pPr>
      <w:r w:rsidRPr="008D19BF" w:rsidR="008A5B2B">
        <w:rPr>
          <w:color w:val="000000"/>
          <w:kern w:val="0"/>
          <w:sz w:val="24"/>
        </w:rPr>
        <w:t>1</w:t>
      </w:r>
      <w:r w:rsidRPr="008D19BF" w:rsidR="008A5B2B">
        <w:rPr>
          <w:rFonts w:ascii="宋体" w:hAnsi="宋体" w:cs="宋体" w:hint="eastAsia"/>
          <w:color w:val="000000"/>
          <w:kern w:val="0"/>
          <w:sz w:val="24"/>
        </w:rPr>
        <w:t>、</w:t>
      </w:r>
      <w:r w:rsidRPr="008D19BF">
        <w:rPr>
          <w:rFonts w:ascii="宋体" w:hAnsi="宋体" w:cs="宋体"/>
          <w:color w:val="000000"/>
          <w:kern w:val="0"/>
          <w:sz w:val="24"/>
        </w:rPr>
        <w:t>双方应当按照国家的有关规定，向相应部门缴纳因该商品房买卖发生的税费。</w:t>
      </w:r>
      <w:r w:rsidRPr="000D68D6" w:rsidR="000D68D6">
        <w:rPr>
          <w:rFonts w:ascii="宋体" w:hAnsi="宋体" w:cs="宋体" w:hint="eastAsia"/>
          <w:color w:val="000000"/>
          <w:kern w:val="0"/>
          <w:sz w:val="24"/>
        </w:rPr>
        <w:t>出卖人在申请办理商品房的分户不动产权证前应查验买受人的税费缴纳凭证，买受人应当按照出卖人的通知及时到税务部门缴纳相关税费，如因买受人未及时缴纳税费导致出卖人未能在约定期限内办理该商品房分户不动产登记的，由买受人承担责任。</w:t>
      </w:r>
      <w:r w:rsidRPr="008D19BF">
        <w:rPr>
          <w:rFonts w:ascii="宋体" w:hAnsi="宋体" w:cs="宋体"/>
          <w:color w:val="000000"/>
          <w:kern w:val="0"/>
          <w:sz w:val="24"/>
        </w:rPr>
        <w:t>因预测面积与实测面积差异，导致买受人不能享受税收优惠政策而增加的税收负担，</w:t>
      </w:r>
      <w:r w:rsidR="00072D6B">
        <w:rPr>
          <w:rFonts w:ascii="宋体" w:hAnsi="宋体" w:cs="宋体" w:hint="eastAsia"/>
          <w:color w:val="000000"/>
          <w:kern w:val="0"/>
          <w:sz w:val="24"/>
        </w:rPr>
        <w:t xml:space="preserve">   </w:t>
      </w:r>
      <w:r w:rsidRPr="008D19BF">
        <w:rPr>
          <w:rFonts w:ascii="宋体" w:hAnsi="宋体" w:cs="宋体"/>
          <w:color w:val="000000"/>
          <w:kern w:val="0"/>
          <w:sz w:val="24"/>
        </w:rPr>
        <w:t>由</w:t>
      </w:r>
      <w:sdt>
        <w:sdtPr>
          <w:id w:val="35911997"/>
          <w:placeholder>
            <w:docPart w:val="DefaultPlaceholder_22675703"/>
          </w:placeholder>
          <w:richText/>
        </w:sdtPr>
        <w:sdtContent>
          <w:r w:rsidRPr="00127927" w:rsidR="00127927">
            <w:rPr>
              <w:rFonts w:ascii="宋体" w:hAnsi="宋体" w:hint="eastAsia"/>
              <w:color w:val="000000"/>
              <w:sz w:val="24"/>
              <w:u w:val="single"/>
            </w:rPr>
            <w:t>买受人</w:t>
          </w:r>
        </w:sdtContent>
      </w:sdt>
      <w:r w:rsidRPr="008D19BF">
        <w:rPr>
          <w:rFonts w:ascii="宋体" w:hAnsi="宋体" w:cs="宋体"/>
          <w:color w:val="000000"/>
          <w:kern w:val="0"/>
          <w:sz w:val="24"/>
        </w:rPr>
        <w:t>承担。</w:t>
      </w:r>
    </w:p>
    <w:p w:rsidR="008E64D3" w:rsidRPr="008D19BF" w:rsidP="000D68D6">
      <w:pPr>
        <w:widowControl/>
        <w:spacing w:line="480" w:lineRule="auto"/>
        <w:ind w:firstLine="480"/>
        <w:rPr>
          <w:rFonts w:ascii="宋体" w:hAnsi="宋体" w:cs="宋体"/>
          <w:color w:val="000000"/>
          <w:kern w:val="0"/>
          <w:sz w:val="24"/>
        </w:rPr>
      </w:pPr>
      <w:r w:rsidR="000D68D6">
        <w:rPr>
          <w:rFonts w:ascii="宋体" w:hAnsi="宋体" w:cs="宋体" w:hint="eastAsia"/>
          <w:color w:val="000000"/>
          <w:kern w:val="0"/>
          <w:sz w:val="24"/>
        </w:rPr>
        <w:t>2</w:t>
      </w:r>
      <w:r w:rsidRPr="008D19BF" w:rsidR="000D68D6">
        <w:rPr>
          <w:rFonts w:ascii="宋体" w:hAnsi="宋体" w:cs="宋体" w:hint="eastAsia"/>
          <w:color w:val="000000"/>
          <w:kern w:val="0"/>
          <w:sz w:val="24"/>
        </w:rPr>
        <w:t>、出卖人在取得商品房预售许可证后，即应到市房屋维修资金管理中心核定房屋维修资金的交存标准，并通知买受人到指定银行交存，出卖人在申请办理商品房的分户不动产权证前应查验买受人的房屋维修资金交存凭证；买受人应当按照出卖人的通知及时到指定银行交存房屋维修资金，如因买受人未及时交存维修资金导致出卖人未能在约定期限内办理该商品房不动产</w:t>
      </w:r>
      <w:r w:rsidR="00CB5EB9">
        <w:rPr>
          <w:rFonts w:ascii="宋体" w:hAnsi="宋体" w:cs="宋体" w:hint="eastAsia"/>
          <w:color w:val="000000"/>
          <w:kern w:val="0"/>
          <w:sz w:val="24"/>
        </w:rPr>
        <w:t>分户</w:t>
      </w:r>
      <w:r w:rsidRPr="008D19BF" w:rsidR="000D68D6">
        <w:rPr>
          <w:rFonts w:ascii="宋体" w:hAnsi="宋体" w:cs="宋体" w:hint="eastAsia"/>
          <w:color w:val="000000"/>
          <w:kern w:val="0"/>
          <w:sz w:val="24"/>
        </w:rPr>
        <w:t>登记的，由买受人承担责任</w:t>
      </w:r>
      <w:r w:rsidRPr="008D19BF">
        <w:rPr>
          <w:rFonts w:ascii="宋体" w:hAnsi="宋体" w:cs="宋体" w:hint="eastAsia"/>
          <w:color w:val="000000"/>
          <w:kern w:val="0"/>
          <w:sz w:val="24"/>
        </w:rPr>
        <w:t>。</w:t>
      </w:r>
    </w:p>
    <w:p w:rsidR="00116D61" w:rsidRPr="008D19BF" w:rsidP="00F605B6">
      <w:pPr>
        <w:widowControl/>
        <w:spacing w:line="480" w:lineRule="auto"/>
        <w:rPr>
          <w:rFonts w:ascii="宋体" w:hAnsi="宋体"/>
          <w:b/>
          <w:color w:val="000000"/>
          <w:kern w:val="0"/>
          <w:sz w:val="24"/>
        </w:rPr>
      </w:pPr>
      <w:r w:rsidRPr="008D19BF">
        <w:rPr>
          <w:rFonts w:ascii="宋体" w:hAnsi="宋体" w:cs="宋体"/>
          <w:color w:val="000000"/>
          <w:kern w:val="0"/>
          <w:sz w:val="24"/>
        </w:rPr>
        <w:t>　　</w:t>
      </w:r>
      <w:r w:rsidRPr="008D19BF">
        <w:rPr>
          <w:rFonts w:ascii="宋体" w:hAnsi="宋体"/>
          <w:b/>
          <w:color w:val="000000"/>
          <w:kern w:val="0"/>
          <w:sz w:val="24"/>
        </w:rPr>
        <w:t>第二十四条</w:t>
      </w:r>
      <w:r w:rsidRPr="008D19BF" w:rsidR="00D03240">
        <w:rPr>
          <w:rFonts w:ascii="宋体" w:hAnsi="宋体"/>
          <w:b/>
          <w:color w:val="000000"/>
          <w:kern w:val="0"/>
          <w:sz w:val="24"/>
        </w:rPr>
        <w:t xml:space="preserve"> </w:t>
      </w:r>
      <w:r w:rsidRPr="008D19BF">
        <w:rPr>
          <w:rFonts w:ascii="宋体" w:hAnsi="宋体"/>
          <w:b/>
          <w:color w:val="000000"/>
          <w:kern w:val="0"/>
          <w:sz w:val="24"/>
        </w:rPr>
        <w:t xml:space="preserve"> 销售和使用承诺</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sidR="003E3F47">
        <w:rPr>
          <w:rFonts w:ascii="宋体" w:hAnsi="宋体" w:cs="宋体" w:hint="eastAsia"/>
          <w:color w:val="000000"/>
          <w:kern w:val="0"/>
          <w:sz w:val="24"/>
        </w:rPr>
        <w:t>、</w:t>
      </w:r>
      <w:r w:rsidRPr="008D19BF">
        <w:rPr>
          <w:rFonts w:ascii="宋体" w:hAnsi="宋体" w:cs="宋体"/>
          <w:color w:val="000000"/>
          <w:kern w:val="0"/>
          <w:sz w:val="24"/>
        </w:rPr>
        <w:t>出卖人承诺不采取分割拆零销售、返本销售或者变相返本销售的方式销售商品房；不采取售后包租或者变相售后包租的方式销售未竣工商品房。</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sidR="003E3F47">
        <w:rPr>
          <w:color w:val="000000"/>
          <w:kern w:val="0"/>
          <w:sz w:val="24"/>
        </w:rPr>
        <w:t>2</w:t>
      </w:r>
      <w:r w:rsidRPr="008D19BF" w:rsidR="003E3F47">
        <w:rPr>
          <w:rFonts w:ascii="宋体" w:hAnsi="宋体" w:cs="宋体" w:hint="eastAsia"/>
          <w:color w:val="000000"/>
          <w:kern w:val="0"/>
          <w:sz w:val="24"/>
        </w:rPr>
        <w:t>、</w:t>
      </w:r>
      <w:r w:rsidRPr="008D19BF">
        <w:rPr>
          <w:rFonts w:ascii="宋体" w:hAnsi="宋体" w:cs="宋体"/>
          <w:color w:val="000000"/>
          <w:kern w:val="0"/>
          <w:sz w:val="24"/>
        </w:rPr>
        <w:t>出卖人承诺按照规划用途进行建设和出售，不擅自改变该商品房使用性质，并按照规划用途办理</w:t>
      </w:r>
      <w:r w:rsidR="004B0016">
        <w:rPr>
          <w:rFonts w:ascii="宋体" w:hAnsi="宋体" w:cs="宋体" w:hint="eastAsia"/>
          <w:color w:val="000000"/>
          <w:kern w:val="0"/>
          <w:sz w:val="24"/>
        </w:rPr>
        <w:t>不动产</w:t>
      </w:r>
      <w:r w:rsidRPr="008D19BF">
        <w:rPr>
          <w:rFonts w:ascii="宋体" w:hAnsi="宋体" w:cs="宋体"/>
          <w:color w:val="000000"/>
          <w:kern w:val="0"/>
          <w:sz w:val="24"/>
        </w:rPr>
        <w:t>登记。出卖人不得擅自改变与该商品房有关的共用部位和设施的使用性质。</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sidR="003E3F47">
        <w:rPr>
          <w:color w:val="000000"/>
          <w:kern w:val="0"/>
          <w:sz w:val="24"/>
        </w:rPr>
        <w:t>3</w:t>
      </w:r>
      <w:r w:rsidRPr="008D19BF" w:rsidR="003E3F47">
        <w:rPr>
          <w:rFonts w:ascii="宋体" w:hAnsi="宋体" w:cs="宋体" w:hint="eastAsia"/>
          <w:color w:val="000000"/>
          <w:kern w:val="0"/>
          <w:sz w:val="24"/>
        </w:rPr>
        <w:t>、</w:t>
      </w:r>
      <w:r w:rsidRPr="008D19BF">
        <w:rPr>
          <w:rFonts w:ascii="宋体" w:hAnsi="宋体" w:cs="宋体"/>
          <w:color w:val="000000"/>
          <w:kern w:val="0"/>
          <w:sz w:val="24"/>
        </w:rPr>
        <w:t>出卖人承诺对商品房的销售，不涉及依法或者依规划属于买受人共有的共用部位和设施的处分。</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sidR="003E3F47">
        <w:rPr>
          <w:color w:val="000000"/>
          <w:kern w:val="0"/>
          <w:sz w:val="24"/>
        </w:rPr>
        <w:t>4</w:t>
      </w:r>
      <w:r w:rsidRPr="008D19BF" w:rsidR="003E3F47">
        <w:rPr>
          <w:rFonts w:ascii="宋体" w:hAnsi="宋体" w:cs="宋体" w:hint="eastAsia"/>
          <w:color w:val="000000"/>
          <w:kern w:val="0"/>
          <w:sz w:val="24"/>
        </w:rPr>
        <w:t>、</w:t>
      </w:r>
      <w:r w:rsidRPr="008D19BF">
        <w:rPr>
          <w:rFonts w:ascii="宋体" w:hAnsi="宋体" w:cs="宋体"/>
          <w:color w:val="000000"/>
          <w:kern w:val="0"/>
          <w:sz w:val="24"/>
        </w:rPr>
        <w:t>出卖人承诺已将遮挡或妨碍房屋正常使用的情况告知买受人。具体内容见附件十。</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sidR="00234077">
        <w:rPr>
          <w:color w:val="000000"/>
          <w:kern w:val="0"/>
          <w:sz w:val="24"/>
        </w:rPr>
        <w:t>5</w:t>
      </w:r>
      <w:r w:rsidRPr="008D19BF" w:rsidR="00234077">
        <w:rPr>
          <w:rFonts w:ascii="宋体" w:hAnsi="宋体" w:cs="宋体" w:hint="eastAsia"/>
          <w:color w:val="000000"/>
          <w:kern w:val="0"/>
          <w:sz w:val="24"/>
        </w:rPr>
        <w:t>、</w:t>
      </w:r>
      <w:r w:rsidRPr="008D19BF">
        <w:rPr>
          <w:rFonts w:ascii="宋体" w:hAnsi="宋体" w:cs="宋体"/>
          <w:color w:val="000000"/>
          <w:kern w:val="0"/>
          <w:sz w:val="24"/>
        </w:rPr>
        <w:t>买受人使用该商品房期间，不得擅自改变该商品房的用途、建筑主体结构和承重结构。</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sidR="00C45619">
        <w:rPr>
          <w:rFonts w:ascii="宋体" w:hAnsi="宋体" w:cs="宋体" w:hint="eastAsia"/>
          <w:color w:val="000000"/>
          <w:kern w:val="0"/>
          <w:sz w:val="24"/>
        </w:rPr>
        <w:t xml:space="preserve">  </w:t>
      </w:r>
      <w:r w:rsidRPr="008D19BF" w:rsidR="00C45619">
        <w:rPr>
          <w:color w:val="000000"/>
          <w:kern w:val="0"/>
          <w:sz w:val="24"/>
        </w:rPr>
        <w:t>6</w:t>
      </w:r>
      <w:r w:rsidRPr="008D19BF" w:rsidR="00C45619">
        <w:rPr>
          <w:rFonts w:ascii="宋体" w:hAnsi="宋体" w:cs="宋体" w:hint="eastAsia"/>
          <w:color w:val="000000"/>
          <w:kern w:val="0"/>
          <w:sz w:val="24"/>
        </w:rPr>
        <w:t>、</w:t>
      </w:r>
      <w:sdt>
        <w:sdtPr>
          <w:id w:val="314924233"/>
          <w:placeholder>
            <w:docPart w:val="DefaultPlaceholder_22675703"/>
          </w:placeholder>
          <w:richText/>
        </w:sdtPr>
        <w:sdtContent>
          <w:r w:rsidRPr="00127927" w:rsidR="00127927">
            <w:rPr>
              <w:rFonts w:ascii="宋体" w:hAnsi="宋体" w:hint="eastAsia"/>
              <w:color w:val="000000"/>
              <w:sz w:val="24"/>
              <w:u w:val="single"/>
            </w:rPr>
            <w:t>买受人使用该商品房期间，不得擅自改变该商品房的门窗、外立面、公共区域（含地下室及车库）的结构</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sidR="00C45619">
        <w:rPr>
          <w:rFonts w:ascii="宋体" w:hAnsi="宋体" w:cs="宋体" w:hint="eastAsia"/>
          <w:color w:val="000000"/>
          <w:kern w:val="0"/>
          <w:sz w:val="24"/>
        </w:rPr>
        <w:t xml:space="preserve">  </w:t>
      </w:r>
      <w:r w:rsidRPr="008D19BF" w:rsidR="00C45619">
        <w:rPr>
          <w:color w:val="000000"/>
          <w:kern w:val="0"/>
          <w:sz w:val="24"/>
        </w:rPr>
        <w:t>7</w:t>
      </w:r>
      <w:r w:rsidRPr="008D19BF" w:rsidR="00C45619">
        <w:rPr>
          <w:rFonts w:ascii="宋体" w:hAnsi="宋体" w:cs="宋体" w:hint="eastAsia"/>
          <w:color w:val="000000"/>
          <w:kern w:val="0"/>
          <w:sz w:val="24"/>
        </w:rPr>
        <w:t>、</w:t>
      </w:r>
      <w:sdt>
        <w:sdtPr>
          <w:id w:val="492532360"/>
          <w:placeholder>
            <w:docPart w:val="DefaultPlaceholder_22675703"/>
          </w:placeholder>
          <w:richText/>
        </w:sdtPr>
        <w:sdtContent>
          <w:r w:rsidRPr="00127927" w:rsidR="00127927">
            <w:rPr>
              <w:rFonts w:ascii="宋体" w:hAnsi="宋体" w:hint="eastAsia"/>
              <w:color w:val="000000"/>
              <w:sz w:val="24"/>
              <w:u w:val="single"/>
            </w:rPr>
            <w:t>买受人不得擅自超出设计标准添附、减少或更改影响其他业主正常使用的设施、 设备建设、装修、设置等，其他约定按《住宅使用说明书》</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 xml:space="preserve">第二十五条 </w:t>
      </w:r>
      <w:r w:rsidRPr="008D19BF" w:rsidR="00075FAC">
        <w:rPr>
          <w:rFonts w:ascii="宋体" w:hAnsi="宋体" w:cs="宋体" w:hint="eastAsia"/>
          <w:b/>
          <w:color w:val="000000"/>
          <w:kern w:val="0"/>
          <w:sz w:val="24"/>
        </w:rPr>
        <w:t xml:space="preserve"> </w:t>
      </w:r>
      <w:r w:rsidRPr="008D19BF">
        <w:rPr>
          <w:rFonts w:ascii="宋体" w:hAnsi="宋体" w:cs="宋体"/>
          <w:b/>
          <w:color w:val="000000"/>
          <w:kern w:val="0"/>
          <w:sz w:val="24"/>
        </w:rPr>
        <w:t>送达</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出卖人和买受人保证在本合同中记载的通讯地址、联系电话均真实有效。任何根据本合同发出的文件，均应采用书面形式，以</w:t>
      </w:r>
      <w:r w:rsidRPr="008D19BF" w:rsidR="00C92420">
        <w:rPr>
          <w:rFonts w:ascii="宋体" w:hAnsi="宋体" w:cs="宋体"/>
          <w:color w:val="000000"/>
          <w:kern w:val="0"/>
          <w:sz w:val="24"/>
        </w:rPr>
        <w:t>【</w:t>
      </w:r>
      <w:sdt>
        <w:sdtPr>
          <w:id w:val="1074581327"/>
          <w14:checkbox>
            <w14:checked w14:val="1"/>
            <w14:checkedState w14:val="221a" w14:font="宋体"/>
            <w14:uncheckedState w14:val="2610" w14:font="MS Gothic"/>
          </w14:checkbox>
        </w:sdtPr>
        <w:sdtContent>
          <w:r>
            <w:rPr>
              <w:rFonts w:ascii="宋体" w:eastAsia="宋体" w:hAnsi="宋体" w:cs="宋体"/>
            </w:rPr>
            <w:t>√</w:t>
          </w:r>
        </w:sdtContent>
      </w:sdt>
      <w:r w:rsidRPr="008D19BF" w:rsidR="00C92420">
        <w:rPr>
          <w:rFonts w:ascii="宋体" w:hAnsi="宋体" w:cs="宋体"/>
          <w:color w:val="000000"/>
          <w:kern w:val="0"/>
          <w:sz w:val="24"/>
        </w:rPr>
        <w:t>邮政快递</w:t>
      </w:r>
      <w:r w:rsidRPr="008D19BF" w:rsidR="00C92420">
        <w:rPr>
          <w:rFonts w:ascii="宋体" w:hAnsi="宋体" w:cs="宋体"/>
          <w:color w:val="000000"/>
          <w:kern w:val="0"/>
          <w:sz w:val="24"/>
        </w:rPr>
        <w:t>】</w:t>
      </w:r>
      <w:r w:rsidRPr="008D19BF" w:rsidR="009472E2">
        <w:rPr>
          <w:rFonts w:ascii="宋体" w:hAnsi="宋体" w:cs="宋体" w:hint="eastAsia"/>
          <w:color w:val="000000"/>
          <w:kern w:val="0"/>
          <w:sz w:val="24"/>
        </w:rPr>
        <w:t xml:space="preserve"> </w:t>
      </w:r>
      <w:r w:rsidRPr="008D19BF" w:rsidR="00C92420">
        <w:rPr>
          <w:rFonts w:ascii="宋体" w:hAnsi="宋体" w:cs="宋体"/>
          <w:color w:val="000000"/>
          <w:kern w:val="0"/>
          <w:sz w:val="24"/>
        </w:rPr>
        <w:t>【</w:t>
      </w:r>
      <w:sdt>
        <w:sdtPr>
          <w:id w:val="255723386"/>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C92420">
        <w:rPr>
          <w:rFonts w:ascii="宋体" w:hAnsi="宋体" w:cs="宋体"/>
          <w:color w:val="000000"/>
          <w:kern w:val="0"/>
          <w:sz w:val="24"/>
        </w:rPr>
        <w:t>邮寄挂号信</w:t>
      </w:r>
      <w:r w:rsidRPr="008D19BF" w:rsidR="00C92420">
        <w:rPr>
          <w:rFonts w:ascii="宋体" w:hAnsi="宋体" w:cs="宋体"/>
          <w:color w:val="000000"/>
          <w:kern w:val="0"/>
          <w:sz w:val="24"/>
        </w:rPr>
        <w:t>】</w:t>
      </w:r>
      <w:r w:rsidRPr="008D19BF" w:rsidR="00DD3492">
        <w:rPr>
          <w:rFonts w:ascii="宋体" w:hAnsi="宋体" w:cs="宋体"/>
          <w:color w:val="000000"/>
          <w:kern w:val="0"/>
          <w:sz w:val="24"/>
        </w:rPr>
        <w:t>【</w:t>
      </w:r>
      <w:sdt>
        <w:sdtPr>
          <w:id w:val="2131703588"/>
          <w14:checkbox>
            <w14:checked w14:val="0"/>
            <w14:checkedState w14:val="221a" w14:font="宋体"/>
            <w14:uncheckedState w14:val="2610" w14:font="MS Gothic"/>
          </w14:checkbox>
        </w:sdtPr>
        <w:sdtContent>
          <w:r>
            <w:rPr>
              <w:rFonts w:ascii="MS Gothic" w:eastAsia="MS Gothic" w:hAnsi="MS Gothic" w:cs="MS Gothic"/>
            </w:rPr>
            <w:t>☐</w:t>
          </w:r>
        </w:sdtContent>
      </w:sdt>
      <w:sdt>
        <w:sdtPr>
          <w:id w:val="203685151"/>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】方式送达对方。任何一方变更通讯地址、联系电话的，应在变更之日起</w:t>
      </w:r>
      <w:sdt>
        <w:sdtPr>
          <w:id w:val="1938071326"/>
          <w:placeholder>
            <w:docPart w:val="DefaultPlaceholder_22675703"/>
          </w:placeholder>
          <w:richText/>
        </w:sdtPr>
        <w:sdtContent>
          <w:r w:rsidR="00127927">
            <w:rPr>
              <w:rFonts w:ascii="宋体" w:hAnsi="宋体" w:hint="eastAsia"/>
              <w:color w:val="000000"/>
              <w:sz w:val="24"/>
              <w:u w:val="single"/>
            </w:rPr>
            <w:t>7</w:t>
          </w:r>
        </w:sdtContent>
      </w:sdt>
      <w:r w:rsidRPr="008D19BF">
        <w:rPr>
          <w:rFonts w:ascii="宋体" w:hAnsi="宋体" w:cs="宋体"/>
          <w:color w:val="000000"/>
          <w:kern w:val="0"/>
          <w:sz w:val="24"/>
        </w:rPr>
        <w:t>日内书面通知对方。变更的一方未履行通知义务导致送达不能的，应承担相应的法律责任。</w:t>
      </w:r>
    </w:p>
    <w:p w:rsidR="00116D61" w:rsidRPr="008D19BF" w:rsidP="00F605B6">
      <w:pPr>
        <w:widowControl/>
        <w:spacing w:line="480" w:lineRule="auto"/>
        <w:rPr>
          <w:rFonts w:ascii="宋体" w:hAnsi="宋体" w:cs="宋体"/>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第二十六条</w:t>
      </w:r>
      <w:r w:rsidRPr="008D19BF" w:rsidR="00075FAC">
        <w:rPr>
          <w:rFonts w:ascii="宋体" w:hAnsi="宋体" w:cs="宋体" w:hint="eastAsia"/>
          <w:b/>
          <w:color w:val="000000"/>
          <w:kern w:val="0"/>
          <w:sz w:val="24"/>
        </w:rPr>
        <w:t xml:space="preserve"> </w:t>
      </w:r>
      <w:r w:rsidRPr="008D19BF">
        <w:rPr>
          <w:rFonts w:ascii="宋体" w:hAnsi="宋体" w:cs="宋体"/>
          <w:b/>
          <w:color w:val="000000"/>
          <w:kern w:val="0"/>
          <w:sz w:val="24"/>
        </w:rPr>
        <w:t xml:space="preserve"> 买受人信息保护</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出卖人对买受人信息负有保密义务。非因法律、法规规定或国家安全机关、公安机关、检察机关、审判机关、纪检监察部门执行公务的需要，未经买受人书面同意，出卖人及其销售人员和相关工作人员不得对外披露买受人信息，或将买受人信息用于履行本合同之外的其他用途。</w:t>
      </w:r>
    </w:p>
    <w:p w:rsidR="00116D61" w:rsidRPr="008D19BF" w:rsidP="00F605B6">
      <w:pPr>
        <w:widowControl/>
        <w:spacing w:line="480" w:lineRule="auto"/>
        <w:rPr>
          <w:rFonts w:ascii="宋体" w:hAnsi="宋体" w:cs="宋体"/>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 xml:space="preserve">第二十七条 </w:t>
      </w:r>
      <w:r w:rsidRPr="008D19BF" w:rsidR="00075FAC">
        <w:rPr>
          <w:rFonts w:ascii="宋体" w:hAnsi="宋体" w:cs="宋体" w:hint="eastAsia"/>
          <w:b/>
          <w:color w:val="000000"/>
          <w:kern w:val="0"/>
          <w:sz w:val="24"/>
        </w:rPr>
        <w:t xml:space="preserve"> </w:t>
      </w:r>
      <w:r w:rsidRPr="008D19BF">
        <w:rPr>
          <w:rFonts w:ascii="宋体" w:hAnsi="宋体" w:cs="宋体"/>
          <w:b/>
          <w:color w:val="000000"/>
          <w:kern w:val="0"/>
          <w:sz w:val="24"/>
        </w:rPr>
        <w:t>争议解决方式</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本合同在履行过程中发生的争议，由双方当事人协商解决，也可通过消费者协会等相关机构调解;或按照下列第</w:t>
      </w:r>
      <w:sdt>
        <w:sdtPr>
          <w:id w:val="374021431"/>
          <w:placeholder>
            <w:docPart w:val="DefaultPlaceholder_22675703"/>
          </w:placeholder>
          <w:richText/>
        </w:sdtPr>
        <w:sdtContent>
          <w:r w:rsidR="00127927">
            <w:rPr>
              <w:rFonts w:ascii="宋体" w:hAnsi="宋体" w:hint="eastAsia"/>
              <w:color w:val="000000"/>
              <w:sz w:val="24"/>
              <w:u w:val="single"/>
            </w:rPr>
            <w:t>2</w:t>
          </w:r>
        </w:sdtContent>
      </w:sdt>
      <w:r w:rsidRPr="008D19BF">
        <w:rPr>
          <w:rFonts w:ascii="宋体" w:hAnsi="宋体" w:cs="宋体"/>
          <w:color w:val="000000"/>
          <w:kern w:val="0"/>
          <w:sz w:val="24"/>
        </w:rPr>
        <w:t>种方式解决：</w:t>
      </w:r>
    </w:p>
    <w:p w:rsidR="00116D61" w:rsidRPr="008D19BF" w:rsidP="002A7753">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Pr>
          <w:rFonts w:ascii="宋体" w:hAnsi="宋体" w:cs="宋体"/>
          <w:color w:val="000000"/>
          <w:kern w:val="0"/>
          <w:sz w:val="24"/>
        </w:rPr>
        <w:t>、</w:t>
      </w:r>
      <w:r w:rsidRPr="008D19BF" w:rsidR="00480F97">
        <w:rPr>
          <w:rFonts w:ascii="宋体" w:hAnsi="宋体" w:cs="宋体"/>
          <w:color w:val="000000"/>
          <w:kern w:val="0"/>
          <w:sz w:val="24"/>
        </w:rPr>
        <w:t>提交株洲仲裁委员会仲裁</w:t>
      </w:r>
      <w:r w:rsidRPr="008D19BF" w:rsidR="002A7753">
        <w:rPr>
          <w:rFonts w:ascii="宋体" w:hAnsi="宋体" w:cs="宋体"/>
          <w:color w:val="000000"/>
          <w:kern w:val="0"/>
          <w:sz w:val="24"/>
        </w:rPr>
        <w:t>。</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Pr>
          <w:rFonts w:ascii="宋体" w:hAnsi="宋体" w:cs="宋体"/>
          <w:color w:val="000000"/>
          <w:kern w:val="0"/>
          <w:sz w:val="24"/>
        </w:rPr>
        <w:t>、</w:t>
      </w:r>
      <w:r w:rsidRPr="008D19BF" w:rsidR="002A7753">
        <w:rPr>
          <w:rFonts w:ascii="宋体" w:hAnsi="宋体" w:cs="宋体"/>
          <w:color w:val="000000"/>
          <w:kern w:val="0"/>
          <w:sz w:val="24"/>
        </w:rPr>
        <w:t>依法向房屋所在地人民法院起诉。</w:t>
      </w:r>
    </w:p>
    <w:p w:rsidR="00116D61" w:rsidRPr="008D19BF" w:rsidP="00F605B6">
      <w:pPr>
        <w:widowControl/>
        <w:spacing w:line="480" w:lineRule="auto"/>
        <w:rPr>
          <w:rFonts w:ascii="宋体" w:hAnsi="宋体" w:cs="宋体"/>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 xml:space="preserve">第二十八条 </w:t>
      </w:r>
      <w:r w:rsidRPr="008D19BF" w:rsidR="00075FAC">
        <w:rPr>
          <w:rFonts w:ascii="宋体" w:hAnsi="宋体" w:cs="宋体" w:hint="eastAsia"/>
          <w:b/>
          <w:color w:val="000000"/>
          <w:kern w:val="0"/>
          <w:sz w:val="24"/>
        </w:rPr>
        <w:t xml:space="preserve"> </w:t>
      </w:r>
      <w:r w:rsidRPr="008D19BF">
        <w:rPr>
          <w:rFonts w:ascii="宋体" w:hAnsi="宋体" w:cs="宋体"/>
          <w:b/>
          <w:color w:val="000000"/>
          <w:kern w:val="0"/>
          <w:sz w:val="24"/>
        </w:rPr>
        <w:t>补充协议</w:t>
      </w:r>
    </w:p>
    <w:p w:rsidR="00116D61" w:rsidRPr="008D19BF" w:rsidP="003504A3">
      <w:pPr>
        <w:widowControl/>
        <w:spacing w:line="480" w:lineRule="auto"/>
        <w:ind w:firstLine="480"/>
        <w:rPr>
          <w:rFonts w:ascii="宋体" w:hAnsi="宋体" w:cs="宋体" w:hint="eastAsia"/>
          <w:color w:val="000000"/>
          <w:kern w:val="0"/>
          <w:sz w:val="24"/>
        </w:rPr>
      </w:pPr>
      <w:r w:rsidRPr="008D19BF">
        <w:rPr>
          <w:rFonts w:ascii="宋体" w:hAnsi="宋体" w:cs="宋体"/>
          <w:color w:val="000000"/>
          <w:kern w:val="0"/>
          <w:sz w:val="24"/>
        </w:rPr>
        <w:t>对本合同中未约定或约定不明的内容，双方可根据具体情况签订书面补充协议(补充协议见附件十一)。</w:t>
      </w:r>
    </w:p>
    <w:p w:rsidR="003504A3" w:rsidRPr="008D19BF" w:rsidP="003504A3">
      <w:pPr>
        <w:widowControl/>
        <w:spacing w:line="480" w:lineRule="auto"/>
        <w:ind w:firstLine="480"/>
        <w:rPr>
          <w:rFonts w:ascii="宋体" w:hAnsi="宋体" w:cs="宋体"/>
          <w:color w:val="000000"/>
          <w:kern w:val="0"/>
          <w:sz w:val="24"/>
        </w:rPr>
      </w:pPr>
      <w:r w:rsidRPr="008D19BF">
        <w:rPr>
          <w:rFonts w:ascii="宋体" w:hAnsi="宋体" w:cs="宋体" w:hint="eastAsia"/>
          <w:color w:val="000000"/>
          <w:kern w:val="0"/>
          <w:sz w:val="24"/>
        </w:rPr>
        <w:t>本合同条款中已有约定，就同一内容增加补充协议另行约定的，仍以本合同为准。</w:t>
      </w:r>
    </w:p>
    <w:p w:rsidR="00116D61" w:rsidRPr="008D19BF" w:rsidP="00B63B20">
      <w:pPr>
        <w:widowControl/>
        <w:spacing w:line="480" w:lineRule="auto"/>
        <w:ind w:firstLine="480"/>
        <w:rPr>
          <w:rFonts w:ascii="宋体" w:hAnsi="宋体" w:cs="宋体"/>
          <w:color w:val="000000"/>
          <w:kern w:val="0"/>
          <w:sz w:val="24"/>
        </w:rPr>
      </w:pPr>
      <w:r w:rsidRPr="008D19BF">
        <w:rPr>
          <w:rFonts w:ascii="宋体" w:hAnsi="宋体" w:cs="宋体"/>
          <w:color w:val="000000"/>
          <w:kern w:val="0"/>
          <w:sz w:val="24"/>
        </w:rPr>
        <w:t>补充协议中含有不合理的减轻或免除本合同中约定应当由出卖人承担的责任，或不合理的加重买受人责任、排除买受人主要权利内容的，仍以本合同为准。</w:t>
      </w:r>
    </w:p>
    <w:p w:rsidR="00116D61" w:rsidRPr="008D19BF" w:rsidP="00E16683">
      <w:pPr>
        <w:widowControl/>
        <w:spacing w:line="480" w:lineRule="auto"/>
        <w:ind w:firstLine="480" w:firstLineChars="200"/>
        <w:rPr>
          <w:rFonts w:ascii="宋体" w:hAnsi="宋体" w:cs="宋体"/>
          <w:b/>
          <w:color w:val="000000"/>
          <w:kern w:val="0"/>
          <w:sz w:val="24"/>
        </w:rPr>
      </w:pPr>
      <w:r w:rsidRPr="008D19BF">
        <w:rPr>
          <w:rFonts w:ascii="宋体" w:hAnsi="宋体" w:cs="宋体" w:hint="eastAsia"/>
          <w:b/>
          <w:color w:val="000000"/>
          <w:kern w:val="0"/>
          <w:sz w:val="24"/>
        </w:rPr>
        <w:t xml:space="preserve">第二十九条 </w:t>
      </w:r>
      <w:r w:rsidRPr="008D19BF" w:rsidR="00075FAC">
        <w:rPr>
          <w:rFonts w:ascii="宋体" w:hAnsi="宋体" w:cs="宋体" w:hint="eastAsia"/>
          <w:b/>
          <w:color w:val="000000"/>
          <w:kern w:val="0"/>
          <w:sz w:val="24"/>
        </w:rPr>
        <w:t xml:space="preserve"> </w:t>
      </w:r>
      <w:r w:rsidRPr="008D19BF">
        <w:rPr>
          <w:rFonts w:ascii="宋体" w:hAnsi="宋体" w:cs="宋体"/>
          <w:b/>
          <w:color w:val="000000"/>
          <w:kern w:val="0"/>
          <w:sz w:val="24"/>
        </w:rPr>
        <w:t>合同生效</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本合同自双方签字或盖章之日起生效。本合同的解除应当采用书面形式。</w:t>
      </w:r>
    </w:p>
    <w:p w:rsidR="00116D61" w:rsidRPr="008D19BF" w:rsidP="00F605B6">
      <w:pPr>
        <w:widowControl/>
        <w:spacing w:line="480" w:lineRule="auto"/>
        <w:ind w:firstLine="480"/>
        <w:rPr>
          <w:rFonts w:ascii="宋体" w:hAnsi="宋体" w:cs="宋体" w:hint="eastAsia"/>
          <w:color w:val="000000"/>
          <w:kern w:val="0"/>
          <w:sz w:val="24"/>
        </w:rPr>
      </w:pPr>
      <w:r w:rsidRPr="008D19BF">
        <w:rPr>
          <w:rFonts w:ascii="宋体" w:hAnsi="宋体" w:cs="宋体"/>
          <w:color w:val="000000"/>
          <w:kern w:val="0"/>
          <w:sz w:val="24"/>
        </w:rPr>
        <w:t>本合同及附件共</w:t>
      </w:r>
      <w:sdt>
        <w:sdtPr>
          <w:id w:val="481560523"/>
          <w:placeholder>
            <w:docPart w:val="DefaultPlaceholder_22675703"/>
          </w:placeholder>
          <w:richText/>
        </w:sdtPr>
        <w:sdtContent>
          <w:r w:rsidR="00367027">
            <w:rPr>
              <w:rFonts w:ascii="宋体" w:hAnsi="宋体" w:hint="eastAsia"/>
              <w:color w:val="000000"/>
              <w:sz w:val="24"/>
              <w:u w:val="single"/>
            </w:rPr>
            <w:t>5</w:t>
          </w:r>
          <w:r w:rsidR="00C233B5">
            <w:rPr>
              <w:rFonts w:ascii="宋体" w:hAnsi="宋体" w:hint="eastAsia"/>
              <w:color w:val="000000"/>
              <w:sz w:val="24"/>
              <w:u w:val="single"/>
            </w:rPr>
            <w:t>9</w:t>
          </w:r>
        </w:sdtContent>
      </w:sdt>
      <w:r w:rsidRPr="008D19BF">
        <w:rPr>
          <w:rFonts w:ascii="宋体" w:hAnsi="宋体" w:cs="宋体"/>
          <w:color w:val="000000"/>
          <w:kern w:val="0"/>
          <w:sz w:val="24"/>
        </w:rPr>
        <w:t>页，一式</w:t>
      </w:r>
      <w:sdt>
        <w:sdtPr>
          <w:id w:val="449343013"/>
          <w:placeholder>
            <w:docPart w:val="DefaultPlaceholder_22675703"/>
          </w:placeholder>
          <w:richText/>
        </w:sdtPr>
        <w:sdtContent>
          <w:r w:rsidR="00367027">
            <w:rPr>
              <w:rFonts w:ascii="宋体" w:hAnsi="宋体" w:hint="eastAsia"/>
              <w:color w:val="000000"/>
              <w:sz w:val="24"/>
              <w:u w:val="single"/>
            </w:rPr>
            <w:t>伍</w:t>
          </w:r>
        </w:sdtContent>
      </w:sdt>
      <w:r w:rsidRPr="008D19BF">
        <w:rPr>
          <w:rFonts w:ascii="宋体" w:hAnsi="宋体" w:cs="宋体"/>
          <w:color w:val="000000"/>
          <w:kern w:val="0"/>
          <w:sz w:val="24"/>
        </w:rPr>
        <w:t>份，其中出卖人</w:t>
      </w:r>
      <w:sdt>
        <w:sdtPr>
          <w:id w:val="324552287"/>
          <w:placeholder>
            <w:docPart w:val="DefaultPlaceholder_22675703"/>
          </w:placeholder>
          <w:richText/>
        </w:sdtPr>
        <w:sdtContent>
          <w:r w:rsidR="00367027">
            <w:rPr>
              <w:rFonts w:ascii="宋体" w:hAnsi="宋体" w:hint="eastAsia"/>
              <w:color w:val="000000"/>
              <w:sz w:val="24"/>
              <w:u w:val="single"/>
            </w:rPr>
            <w:t>贰</w:t>
          </w:r>
        </w:sdtContent>
      </w:sdt>
      <w:r w:rsidRPr="008D19BF">
        <w:rPr>
          <w:rFonts w:ascii="宋体" w:hAnsi="宋体" w:cs="宋体"/>
          <w:color w:val="000000"/>
          <w:kern w:val="0"/>
          <w:sz w:val="24"/>
        </w:rPr>
        <w:t>份，买受人</w:t>
      </w:r>
      <w:sdt>
        <w:sdtPr>
          <w:id w:val="1501274385"/>
          <w:placeholder>
            <w:docPart w:val="DefaultPlaceholder_22675703"/>
          </w:placeholder>
          <w:richText/>
        </w:sdtPr>
        <w:sdtContent>
          <w:r w:rsidR="00367027">
            <w:rPr>
              <w:rFonts w:ascii="宋体" w:hAnsi="宋体" w:hint="eastAsia"/>
              <w:color w:val="000000"/>
              <w:sz w:val="24"/>
              <w:u w:val="single"/>
            </w:rPr>
            <w:t>壹</w:t>
          </w:r>
        </w:sdtContent>
      </w:sdt>
      <w:r w:rsidRPr="008D19BF">
        <w:rPr>
          <w:rFonts w:ascii="宋体" w:hAnsi="宋体" w:cs="宋体"/>
          <w:color w:val="000000"/>
          <w:kern w:val="0"/>
          <w:sz w:val="24"/>
        </w:rPr>
        <w:t>份，【</w:t>
      </w:r>
      <w:sdt>
        <w:sdtPr>
          <w:id w:val="1325542888"/>
          <w:placeholder>
            <w:docPart w:val="DefaultPlaceholder_22675703"/>
          </w:placeholder>
          <w:richText/>
        </w:sdtPr>
        <w:sdtContent>
          <w:r w:rsidR="00367027">
            <w:rPr>
              <w:rFonts w:ascii="宋体" w:hAnsi="宋体" w:hint="eastAsia"/>
              <w:color w:val="000000"/>
              <w:sz w:val="24"/>
              <w:u w:val="single"/>
            </w:rPr>
            <w:t>银行</w:t>
          </w:r>
        </w:sdtContent>
      </w:sdt>
      <w:r w:rsidRPr="008D19BF">
        <w:rPr>
          <w:rFonts w:ascii="宋体" w:hAnsi="宋体" w:cs="宋体"/>
          <w:color w:val="000000"/>
          <w:kern w:val="0"/>
          <w:sz w:val="24"/>
        </w:rPr>
        <w:t>】</w:t>
      </w:r>
      <w:sdt>
        <w:sdtPr>
          <w:id w:val="451995762"/>
          <w:placeholder>
            <w:docPart w:val="DefaultPlaceholder_22675703"/>
          </w:placeholder>
          <w:richText/>
        </w:sdtPr>
        <w:sdtContent>
          <w:r w:rsidR="00367027">
            <w:rPr>
              <w:rFonts w:ascii="宋体" w:hAnsi="宋体" w:hint="eastAsia"/>
              <w:color w:val="000000"/>
              <w:sz w:val="24"/>
              <w:u w:val="single"/>
            </w:rPr>
            <w:t>壹</w:t>
          </w:r>
        </w:sdtContent>
      </w:sdt>
      <w:r w:rsidRPr="008D19BF">
        <w:rPr>
          <w:rFonts w:ascii="宋体" w:hAnsi="宋体" w:cs="宋体"/>
          <w:color w:val="000000"/>
          <w:kern w:val="0"/>
          <w:sz w:val="24"/>
        </w:rPr>
        <w:t>份，【</w:t>
      </w:r>
      <w:sdt>
        <w:sdtPr>
          <w:id w:val="117409775"/>
          <w:placeholder>
            <w:docPart w:val="DefaultPlaceholder_22675703"/>
          </w:placeholder>
          <w:richText/>
        </w:sdtPr>
        <w:sdtContent>
          <w:r w:rsidR="00367027">
            <w:rPr>
              <w:rFonts w:ascii="宋体" w:hAnsi="宋体" w:hint="eastAsia"/>
              <w:color w:val="000000"/>
              <w:sz w:val="24"/>
              <w:u w:val="single"/>
            </w:rPr>
            <w:t>不动产中心</w:t>
          </w:r>
        </w:sdtContent>
      </w:sdt>
      <w:r w:rsidRPr="008D19BF">
        <w:rPr>
          <w:rFonts w:ascii="宋体" w:hAnsi="宋体" w:cs="宋体"/>
          <w:color w:val="000000"/>
          <w:kern w:val="0"/>
          <w:sz w:val="24"/>
        </w:rPr>
        <w:t>】</w:t>
      </w:r>
      <w:sdt>
        <w:sdtPr>
          <w:id w:val="1896343775"/>
          <w:placeholder>
            <w:docPart w:val="DefaultPlaceholder_22675703"/>
          </w:placeholder>
          <w:richText/>
        </w:sdtPr>
        <w:sdtContent>
          <w:r w:rsidR="00367027">
            <w:rPr>
              <w:rFonts w:ascii="宋体" w:hAnsi="宋体" w:hint="eastAsia"/>
              <w:color w:val="000000"/>
              <w:sz w:val="24"/>
              <w:u w:val="single"/>
            </w:rPr>
            <w:t>壹</w:t>
          </w:r>
        </w:sdtContent>
      </w:sdt>
      <w:r w:rsidRPr="008D19BF">
        <w:rPr>
          <w:rFonts w:ascii="宋体" w:hAnsi="宋体" w:cs="宋体"/>
          <w:color w:val="000000"/>
          <w:kern w:val="0"/>
          <w:sz w:val="24"/>
        </w:rPr>
        <w:t>份。合同附件与本合同具有同等法律效力。</w:t>
      </w:r>
    </w:p>
    <w:p w:rsidR="00075FAC" w:rsidRPr="008D19BF" w:rsidP="00F605B6">
      <w:pPr>
        <w:widowControl/>
        <w:spacing w:line="480" w:lineRule="auto"/>
        <w:ind w:firstLine="480"/>
        <w:rPr>
          <w:rFonts w:ascii="宋体" w:hAnsi="宋体" w:cs="宋体" w:hint="eastAsia"/>
          <w:color w:val="000000"/>
          <w:kern w:val="0"/>
          <w:sz w:val="24"/>
        </w:rPr>
      </w:pPr>
    </w:p>
    <w:p w:rsidR="00075FAC" w:rsidRPr="008D19BF" w:rsidP="00F605B6">
      <w:pPr>
        <w:widowControl/>
        <w:spacing w:line="480" w:lineRule="auto"/>
        <w:ind w:firstLine="480"/>
        <w:rPr>
          <w:rFonts w:ascii="宋体" w:hAnsi="宋体" w:cs="宋体" w:hint="eastAsia"/>
          <w:color w:val="000000"/>
          <w:kern w:val="0"/>
          <w:sz w:val="24"/>
        </w:rPr>
      </w:pPr>
    </w:p>
    <w:p w:rsidR="00075FAC" w:rsidRPr="008D19BF" w:rsidP="00F605B6">
      <w:pPr>
        <w:widowControl/>
        <w:spacing w:line="480" w:lineRule="auto"/>
        <w:ind w:firstLine="480"/>
        <w:rPr>
          <w:rFonts w:ascii="宋体" w:hAnsi="宋体" w:cs="宋体" w:hint="eastAsia"/>
          <w:color w:val="000000"/>
          <w:kern w:val="0"/>
          <w:sz w:val="24"/>
        </w:rPr>
      </w:pPr>
    </w:p>
    <w:p w:rsidR="00075FAC" w:rsidRPr="008D19BF" w:rsidP="00F605B6">
      <w:pPr>
        <w:widowControl/>
        <w:spacing w:line="480" w:lineRule="auto"/>
        <w:ind w:firstLine="480"/>
        <w:rPr>
          <w:rFonts w:ascii="宋体" w:hAnsi="宋体" w:cs="宋体" w:hint="eastAsia"/>
          <w:color w:val="000000"/>
          <w:kern w:val="0"/>
          <w:sz w:val="24"/>
        </w:rPr>
      </w:pPr>
    </w:p>
    <w:p w:rsidR="00116D61" w:rsidRPr="008D19BF" w:rsidP="00F605B6">
      <w:pPr>
        <w:widowControl/>
        <w:spacing w:line="480" w:lineRule="auto"/>
        <w:rPr>
          <w:rFonts w:ascii="宋体" w:hAnsi="宋体" w:cs="宋体"/>
          <w:color w:val="000000"/>
          <w:kern w:val="0"/>
          <w:sz w:val="24"/>
        </w:rPr>
      </w:pPr>
      <w:r w:rsidRPr="008D19BF" w:rsidR="0052396E">
        <w:rPr>
          <w:rFonts w:ascii="宋体" w:hAnsi="宋体" w:cs="宋体"/>
          <w:color w:val="000000"/>
          <w:kern w:val="0"/>
          <w:sz w:val="24"/>
        </w:rPr>
        <w:t>　</w:t>
      </w:r>
      <w:r w:rsidRPr="008D19BF" w:rsidR="0052396E">
        <w:rPr>
          <w:rFonts w:ascii="宋体" w:hAnsi="宋体" w:cs="宋体" w:hint="eastAsia"/>
          <w:color w:val="000000"/>
          <w:kern w:val="0"/>
          <w:sz w:val="24"/>
        </w:rPr>
        <w:t xml:space="preserve">   </w:t>
      </w:r>
      <w:r w:rsidRPr="008D19BF">
        <w:rPr>
          <w:rFonts w:ascii="宋体" w:hAnsi="宋体" w:cs="宋体"/>
          <w:color w:val="000000"/>
          <w:kern w:val="0"/>
          <w:sz w:val="24"/>
        </w:rPr>
        <w:t>出卖人(签字或盖章)：</w:t>
      </w:r>
      <w:r w:rsidRPr="008D19BF" w:rsidR="0052396E">
        <w:rPr>
          <w:color w:val="000000"/>
          <w:kern w:val="0"/>
          <w:sz w:val="24"/>
          <w:u w:val="single"/>
        </w:rPr>
        <w:t xml:space="preserve">          </w:t>
      </w:r>
      <w:r w:rsidRPr="008D19BF">
        <w:rPr>
          <w:rFonts w:ascii="宋体" w:hAnsi="宋体" w:cs="宋体"/>
          <w:color w:val="000000"/>
          <w:kern w:val="0"/>
          <w:sz w:val="24"/>
          <w:u w:val="single"/>
        </w:rPr>
        <w:t xml:space="preserve"> </w:t>
      </w:r>
      <w:r w:rsidRPr="008D19BF" w:rsidR="00075FAC">
        <w:rPr>
          <w:rFonts w:ascii="宋体" w:hAnsi="宋体" w:cs="宋体" w:hint="eastAsia"/>
          <w:color w:val="000000"/>
          <w:kern w:val="0"/>
          <w:sz w:val="24"/>
          <w:u w:val="single"/>
        </w:rPr>
        <w:t xml:space="preserve">   </w:t>
      </w:r>
      <w:r w:rsidRPr="008D19BF" w:rsidR="00075FAC">
        <w:rPr>
          <w:rFonts w:ascii="宋体" w:hAnsi="宋体" w:cs="宋体" w:hint="eastAsia"/>
          <w:color w:val="000000"/>
          <w:kern w:val="0"/>
          <w:sz w:val="24"/>
        </w:rPr>
        <w:t xml:space="preserve">   </w:t>
      </w:r>
      <w:r w:rsidRPr="008D19BF">
        <w:rPr>
          <w:rFonts w:ascii="宋体" w:hAnsi="宋体" w:cs="宋体"/>
          <w:color w:val="000000"/>
          <w:kern w:val="0"/>
          <w:sz w:val="24"/>
        </w:rPr>
        <w:t>买受人(签字或盖章)：</w:t>
      </w:r>
      <w:r w:rsidRPr="008D19BF" w:rsidR="0052396E">
        <w:rPr>
          <w:color w:val="000000"/>
          <w:kern w:val="0"/>
          <w:sz w:val="24"/>
          <w:u w:val="single"/>
        </w:rPr>
        <w:t xml:space="preserve">            </w:t>
      </w:r>
      <w:r w:rsidRPr="008D19BF">
        <w:rPr>
          <w:rFonts w:ascii="宋体" w:hAnsi="宋体" w:cs="宋体"/>
          <w:color w:val="000000"/>
          <w:kern w:val="0"/>
          <w:sz w:val="24"/>
        </w:rPr>
        <w:t xml:space="preserve">     </w:t>
      </w:r>
      <w:r w:rsidRPr="008D19BF" w:rsidR="00C61D61">
        <w:rPr>
          <w:rFonts w:ascii="宋体" w:hAnsi="宋体" w:cs="宋体"/>
          <w:color w:val="000000"/>
          <w:kern w:val="0"/>
          <w:sz w:val="24"/>
        </w:rPr>
        <w:t xml:space="preserve">     </w:t>
      </w:r>
    </w:p>
    <w:p w:rsidR="00075FAC" w:rsidRPr="008D19BF" w:rsidP="0052396E">
      <w:pPr>
        <w:widowControl/>
        <w:spacing w:line="480" w:lineRule="auto"/>
        <w:ind w:firstLine="480" w:firstLineChars="200"/>
        <w:rPr>
          <w:rFonts w:ascii="宋体" w:hAnsi="宋体" w:cs="宋体" w:hint="eastAsia"/>
          <w:color w:val="000000"/>
          <w:kern w:val="0"/>
          <w:sz w:val="24"/>
        </w:rPr>
      </w:pPr>
      <w:r w:rsidRPr="008D19BF" w:rsidR="00116D61">
        <w:rPr>
          <w:rFonts w:ascii="宋体" w:hAnsi="宋体" w:cs="宋体"/>
          <w:color w:val="000000"/>
          <w:kern w:val="0"/>
          <w:sz w:val="24"/>
        </w:rPr>
        <w:t>【</w:t>
      </w:r>
      <w:sdt>
        <w:sdtPr>
          <w:id w:val="924537732"/>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116D61">
        <w:rPr>
          <w:rFonts w:ascii="宋体" w:hAnsi="宋体" w:cs="宋体"/>
          <w:color w:val="000000"/>
          <w:kern w:val="0"/>
          <w:sz w:val="24"/>
        </w:rPr>
        <w:t>法定代表人】：</w:t>
      </w:r>
      <w:r w:rsidRPr="008D19BF" w:rsidR="00116D61">
        <w:rPr>
          <w:rFonts w:ascii="宋体" w:hAnsi="宋体" w:cs="宋体"/>
          <w:color w:val="000000"/>
          <w:kern w:val="0"/>
          <w:sz w:val="24"/>
          <w:u w:val="single"/>
        </w:rPr>
        <w:t xml:space="preserve"> </w:t>
      </w:r>
      <w:r w:rsidRPr="008D19BF" w:rsidR="0052396E">
        <w:rPr>
          <w:color w:val="000000"/>
          <w:kern w:val="0"/>
          <w:sz w:val="24"/>
          <w:u w:val="single"/>
        </w:rPr>
        <w:t xml:space="preserve">          </w:t>
      </w:r>
      <w:r w:rsidRPr="008D19BF" w:rsidR="0052396E">
        <w:rPr>
          <w:rFonts w:ascii="宋体" w:hAnsi="宋体" w:cs="宋体"/>
          <w:color w:val="000000"/>
          <w:kern w:val="0"/>
          <w:sz w:val="24"/>
          <w:u w:val="single"/>
        </w:rPr>
        <w:t xml:space="preserve"> </w:t>
      </w:r>
      <w:r w:rsidRPr="008D19BF" w:rsidR="0052396E">
        <w:rPr>
          <w:rFonts w:ascii="宋体" w:hAnsi="宋体" w:cs="宋体" w:hint="eastAsia"/>
          <w:color w:val="000000"/>
          <w:kern w:val="0"/>
          <w:sz w:val="24"/>
          <w:u w:val="single"/>
        </w:rPr>
        <w:t xml:space="preserve">   </w:t>
      </w:r>
      <w:r w:rsidRPr="008D19BF" w:rsidR="00590381">
        <w:rPr>
          <w:rFonts w:ascii="宋体" w:hAnsi="宋体" w:cs="宋体" w:hint="eastAsia"/>
          <w:color w:val="000000"/>
          <w:kern w:val="0"/>
          <w:sz w:val="24"/>
        </w:rPr>
        <w:t xml:space="preserve">  </w:t>
      </w:r>
      <w:r w:rsidRPr="008D19BF" w:rsidR="00E20E7F">
        <w:rPr>
          <w:rFonts w:ascii="宋体" w:hAnsi="宋体" w:cs="宋体" w:hint="eastAsia"/>
          <w:color w:val="000000"/>
          <w:kern w:val="0"/>
          <w:sz w:val="24"/>
        </w:rPr>
        <w:t xml:space="preserve"> </w:t>
      </w:r>
      <w:r w:rsidRPr="008D19BF" w:rsidR="00590381">
        <w:rPr>
          <w:rFonts w:ascii="宋体" w:hAnsi="宋体" w:cs="宋体" w:hint="eastAsia"/>
          <w:color w:val="000000"/>
          <w:kern w:val="0"/>
          <w:sz w:val="24"/>
        </w:rPr>
        <w:t xml:space="preserve"> </w:t>
      </w:r>
      <w:r w:rsidRPr="008D19BF" w:rsidR="00116D61">
        <w:rPr>
          <w:rFonts w:ascii="宋体" w:hAnsi="宋体" w:cs="宋体"/>
          <w:color w:val="000000"/>
          <w:kern w:val="0"/>
          <w:sz w:val="24"/>
        </w:rPr>
        <w:t>【</w:t>
      </w:r>
      <w:sdt>
        <w:sdtPr>
          <w:id w:val="1592656378"/>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116D61">
        <w:rPr>
          <w:rFonts w:ascii="宋体" w:hAnsi="宋体" w:cs="宋体"/>
          <w:color w:val="000000"/>
          <w:kern w:val="0"/>
          <w:sz w:val="24"/>
        </w:rPr>
        <w:t>法定代表人】：</w:t>
      </w:r>
      <w:r w:rsidRPr="008D19BF" w:rsidR="0052396E">
        <w:rPr>
          <w:color w:val="000000"/>
          <w:kern w:val="0"/>
          <w:sz w:val="24"/>
          <w:u w:val="single"/>
        </w:rPr>
        <w:t xml:space="preserve">     </w:t>
      </w:r>
      <w:r w:rsidRPr="008D19BF" w:rsidR="0052396E">
        <w:rPr>
          <w:color w:val="000000"/>
          <w:kern w:val="0"/>
          <w:sz w:val="24"/>
          <w:u w:val="single"/>
        </w:rPr>
        <w:t xml:space="preserve">     </w:t>
      </w:r>
      <w:r w:rsidRPr="008D19BF" w:rsidR="0052396E">
        <w:rPr>
          <w:rFonts w:ascii="宋体" w:hAnsi="宋体" w:cs="宋体"/>
          <w:color w:val="000000"/>
          <w:kern w:val="0"/>
          <w:sz w:val="24"/>
          <w:u w:val="single"/>
        </w:rPr>
        <w:t xml:space="preserve"> </w:t>
      </w:r>
      <w:r w:rsidRPr="008D19BF" w:rsidR="0052396E">
        <w:rPr>
          <w:rFonts w:ascii="宋体" w:hAnsi="宋体" w:cs="宋体" w:hint="eastAsia"/>
          <w:color w:val="000000"/>
          <w:kern w:val="0"/>
          <w:sz w:val="24"/>
          <w:u w:val="single"/>
        </w:rPr>
        <w:t xml:space="preserve">   </w:t>
      </w:r>
    </w:p>
    <w:p w:rsidR="00075FAC" w:rsidRPr="008D19BF" w:rsidP="00F605B6">
      <w:pPr>
        <w:widowControl/>
        <w:spacing w:line="480" w:lineRule="auto"/>
        <w:ind w:firstLine="480"/>
        <w:rPr>
          <w:rFonts w:ascii="宋体" w:hAnsi="宋体" w:cs="宋体" w:hint="eastAsia"/>
          <w:color w:val="000000"/>
          <w:kern w:val="0"/>
          <w:sz w:val="24"/>
          <w:u w:val="single"/>
        </w:rPr>
      </w:pPr>
      <w:r w:rsidRPr="008D19BF" w:rsidR="00116D61">
        <w:rPr>
          <w:rFonts w:ascii="宋体" w:hAnsi="宋体" w:cs="宋体"/>
          <w:color w:val="000000"/>
          <w:kern w:val="0"/>
          <w:sz w:val="24"/>
        </w:rPr>
        <w:t>【</w:t>
      </w:r>
      <w:sdt>
        <w:sdtPr>
          <w:id w:val="1049424219"/>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116D61">
        <w:rPr>
          <w:rFonts w:ascii="宋体" w:hAnsi="宋体" w:cs="宋体"/>
          <w:color w:val="000000"/>
          <w:kern w:val="0"/>
          <w:sz w:val="24"/>
        </w:rPr>
        <w:t>委托代理人】：</w:t>
      </w:r>
      <w:r w:rsidRPr="008D19BF" w:rsidR="0052396E">
        <w:rPr>
          <w:color w:val="000000"/>
          <w:kern w:val="0"/>
          <w:sz w:val="24"/>
          <w:u w:val="single"/>
        </w:rPr>
        <w:t xml:space="preserve">          </w:t>
      </w:r>
      <w:r w:rsidRPr="008D19BF" w:rsidR="0052396E">
        <w:rPr>
          <w:rFonts w:ascii="宋体" w:hAnsi="宋体" w:cs="宋体"/>
          <w:color w:val="000000"/>
          <w:kern w:val="0"/>
          <w:sz w:val="24"/>
          <w:u w:val="single"/>
        </w:rPr>
        <w:t xml:space="preserve"> </w:t>
      </w:r>
      <w:r w:rsidRPr="008D19BF" w:rsidR="0052396E">
        <w:rPr>
          <w:rFonts w:ascii="宋体" w:hAnsi="宋体" w:cs="宋体" w:hint="eastAsia"/>
          <w:color w:val="000000"/>
          <w:kern w:val="0"/>
          <w:sz w:val="24"/>
          <w:u w:val="single"/>
        </w:rPr>
        <w:t xml:space="preserve">   </w:t>
      </w:r>
      <w:r w:rsidRPr="008D19BF" w:rsidR="00E20E7F">
        <w:rPr>
          <w:rFonts w:ascii="宋体" w:hAnsi="宋体" w:cs="宋体" w:hint="eastAsia"/>
          <w:color w:val="000000"/>
          <w:kern w:val="0"/>
          <w:sz w:val="24"/>
          <w:u w:val="single"/>
        </w:rPr>
        <w:t xml:space="preserve"> </w:t>
      </w:r>
      <w:r w:rsidRPr="008D19BF" w:rsidR="00E20E7F">
        <w:rPr>
          <w:rFonts w:ascii="宋体" w:hAnsi="宋体" w:cs="宋体" w:hint="eastAsia"/>
          <w:color w:val="000000"/>
          <w:kern w:val="0"/>
          <w:sz w:val="24"/>
        </w:rPr>
        <w:t xml:space="preserve">    </w:t>
      </w:r>
      <w:r w:rsidRPr="008D19BF" w:rsidR="00116D61">
        <w:rPr>
          <w:rFonts w:ascii="宋体" w:hAnsi="宋体" w:cs="宋体"/>
          <w:color w:val="000000"/>
          <w:kern w:val="0"/>
          <w:sz w:val="24"/>
        </w:rPr>
        <w:t>【</w:t>
      </w:r>
      <w:sdt>
        <w:sdtPr>
          <w:id w:val="627285969"/>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116D61">
        <w:rPr>
          <w:rFonts w:ascii="宋体" w:hAnsi="宋体" w:cs="宋体"/>
          <w:color w:val="000000"/>
          <w:kern w:val="0"/>
          <w:sz w:val="24"/>
        </w:rPr>
        <w:t>委托代理人】：</w:t>
      </w:r>
      <w:r w:rsidRPr="008D19BF" w:rsidR="0052396E">
        <w:rPr>
          <w:color w:val="000000"/>
          <w:kern w:val="0"/>
          <w:sz w:val="24"/>
          <w:u w:val="single"/>
        </w:rPr>
        <w:t xml:space="preserve">          </w:t>
      </w:r>
      <w:r w:rsidRPr="008D19BF" w:rsidR="0052396E">
        <w:rPr>
          <w:rFonts w:ascii="宋体" w:hAnsi="宋体" w:cs="宋体"/>
          <w:color w:val="000000"/>
          <w:kern w:val="0"/>
          <w:sz w:val="24"/>
          <w:u w:val="single"/>
        </w:rPr>
        <w:t xml:space="preserve"> </w:t>
      </w:r>
      <w:r w:rsidRPr="008D19BF" w:rsidR="0052396E">
        <w:rPr>
          <w:rFonts w:ascii="宋体" w:hAnsi="宋体" w:cs="宋体" w:hint="eastAsia"/>
          <w:color w:val="000000"/>
          <w:kern w:val="0"/>
          <w:sz w:val="24"/>
          <w:u w:val="single"/>
        </w:rPr>
        <w:t xml:space="preserve">   </w:t>
      </w:r>
      <w:r w:rsidRPr="008D19BF" w:rsidR="0052396E">
        <w:rPr>
          <w:rFonts w:ascii="宋体" w:hAnsi="宋体" w:cs="宋体" w:hint="eastAsia"/>
          <w:color w:val="000000"/>
          <w:kern w:val="0"/>
          <w:sz w:val="24"/>
        </w:rPr>
        <w:t xml:space="preserve">              </w:t>
      </w:r>
    </w:p>
    <w:p w:rsidR="00116D61" w:rsidRPr="008D19BF" w:rsidP="00E20E7F">
      <w:pPr>
        <w:widowControl/>
        <w:spacing w:line="480" w:lineRule="auto"/>
        <w:ind w:left="4620" w:firstLine="420"/>
        <w:rPr>
          <w:rFonts w:ascii="宋体" w:hAnsi="宋体" w:cs="宋体"/>
          <w:color w:val="000000"/>
          <w:kern w:val="0"/>
          <w:sz w:val="24"/>
        </w:rPr>
      </w:pPr>
      <w:r w:rsidRPr="008D19BF">
        <w:rPr>
          <w:rFonts w:ascii="宋体" w:hAnsi="宋体" w:cs="宋体"/>
          <w:color w:val="000000"/>
          <w:kern w:val="0"/>
          <w:sz w:val="24"/>
        </w:rPr>
        <w:t>【</w:t>
      </w:r>
      <w:sdt>
        <w:sdtPr>
          <w:id w:val="232751457"/>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Pr>
          <w:rFonts w:ascii="宋体" w:hAnsi="宋体" w:cs="宋体"/>
          <w:color w:val="000000"/>
          <w:kern w:val="0"/>
          <w:sz w:val="24"/>
        </w:rPr>
        <w:t>法定代理人】：</w:t>
      </w:r>
      <w:r w:rsidRPr="008D19BF" w:rsidR="0052396E">
        <w:rPr>
          <w:color w:val="000000"/>
          <w:kern w:val="0"/>
          <w:sz w:val="24"/>
          <w:u w:val="single"/>
        </w:rPr>
        <w:t xml:space="preserve">          </w:t>
      </w:r>
      <w:r w:rsidRPr="008D19BF" w:rsidR="0052396E">
        <w:rPr>
          <w:rFonts w:ascii="宋体" w:hAnsi="宋体" w:cs="宋体"/>
          <w:color w:val="000000"/>
          <w:kern w:val="0"/>
          <w:sz w:val="24"/>
          <w:u w:val="single"/>
        </w:rPr>
        <w:t xml:space="preserve"> </w:t>
      </w:r>
      <w:r w:rsidRPr="008D19BF" w:rsidR="0052396E">
        <w:rPr>
          <w:rFonts w:ascii="宋体" w:hAnsi="宋体" w:cs="宋体" w:hint="eastAsia"/>
          <w:color w:val="000000"/>
          <w:kern w:val="0"/>
          <w:sz w:val="24"/>
          <w:u w:val="single"/>
        </w:rPr>
        <w:t xml:space="preserve">   </w:t>
      </w:r>
      <w:r w:rsidRPr="008D19BF">
        <w:rPr>
          <w:rFonts w:ascii="宋体" w:hAnsi="宋体" w:cs="宋体"/>
          <w:color w:val="000000"/>
          <w:kern w:val="0"/>
          <w:sz w:val="24"/>
        </w:rPr>
        <w:t xml:space="preserve">          </w:t>
      </w:r>
    </w:p>
    <w:p w:rsidR="00116D61" w:rsidRPr="008D19BF" w:rsidP="006E6107">
      <w:pPr>
        <w:widowControl/>
        <w:spacing w:line="480" w:lineRule="auto"/>
        <w:rPr>
          <w:rFonts w:ascii="宋体" w:hAnsi="宋体" w:cs="宋体"/>
          <w:b/>
          <w:bCs/>
          <w:color w:val="000000"/>
          <w:kern w:val="0"/>
          <w:sz w:val="24"/>
        </w:rPr>
      </w:pPr>
      <w:r w:rsidRPr="008D19BF">
        <w:rPr>
          <w:rFonts w:ascii="宋体" w:hAnsi="宋体" w:cs="宋体"/>
          <w:color w:val="000000"/>
          <w:kern w:val="0"/>
          <w:sz w:val="24"/>
        </w:rPr>
        <w:t>　　</w:t>
      </w:r>
      <w:r w:rsidRPr="008D19BF" w:rsidR="004C1158">
        <w:rPr>
          <w:rFonts w:ascii="宋体" w:hAnsi="宋体" w:cs="宋体"/>
          <w:color w:val="000000"/>
          <w:kern w:val="0"/>
          <w:sz w:val="24"/>
        </w:rPr>
        <w:t>签订地点：</w:t>
      </w:r>
      <w:sdt>
        <w:sdtPr>
          <w:id w:val="1126858442"/>
          <w:placeholder>
            <w:docPart w:val="DefaultPlaceholder_22675703"/>
          </w:placeholder>
          <w:richText/>
        </w:sdtPr>
        <w:sdtContent>
          <w:r w:rsidRPr="00367027" w:rsidR="00367027">
            <w:rPr>
              <w:rFonts w:ascii="宋体" w:hAnsi="宋体" w:cs="宋体" w:hint="eastAsia"/>
              <w:color w:val="000000"/>
              <w:kern w:val="0"/>
              <w:sz w:val="24"/>
              <w:u w:val="single"/>
            </w:rPr>
            <w:t>葛宁悦东方府营销中心</w:t>
          </w:r>
          <w:r w:rsidRPr="00367027" w:rsidR="00367027">
            <w:rPr>
              <w:rFonts w:ascii="宋体" w:hAnsi="宋体" w:cs="宋体" w:hint="eastAsia"/>
              <w:color w:val="000000"/>
              <w:kern w:val="0"/>
              <w:sz w:val="24"/>
            </w:rPr>
            <w:tab/>
          </w:r>
          <w:r w:rsidR="00367027">
            <w:rPr>
              <w:rFonts w:ascii="宋体" w:hAnsi="宋体" w:cs="宋体" w:hint="eastAsia"/>
              <w:color w:val="000000"/>
              <w:kern w:val="0"/>
              <w:sz w:val="24"/>
            </w:rPr>
            <w:tab/>
            <w:tab/>
          </w:r>
        </w:sdtContent>
      </w:sdt>
      <w:r w:rsidRPr="008D19BF" w:rsidR="004C1158">
        <w:rPr>
          <w:rFonts w:ascii="宋体" w:hAnsi="宋体" w:cs="宋体"/>
          <w:color w:val="000000"/>
          <w:kern w:val="0"/>
          <w:sz w:val="24"/>
        </w:rPr>
        <w:t>签订地点：</w:t>
      </w:r>
      <w:sdt>
        <w:sdtPr>
          <w:id w:val="1725718965"/>
          <w:placeholder>
            <w:docPart w:val="DefaultPlaceholder_22675703"/>
          </w:placeholder>
          <w:richText/>
        </w:sdtPr>
        <w:sdtContent>
          <w:r w:rsidRPr="00367027" w:rsidR="00367027">
            <w:rPr>
              <w:rFonts w:ascii="宋体" w:hAnsi="宋体" w:cs="宋体" w:hint="eastAsia"/>
              <w:color w:val="000000"/>
              <w:kern w:val="0"/>
              <w:sz w:val="24"/>
              <w:u w:val="single"/>
            </w:rPr>
            <w:t>葛宁悦东方府营销中心</w:t>
          </w:r>
        </w:sdtContent>
      </w:sdt>
      <w:r w:rsidRPr="008D19BF" w:rsidR="006E6107">
        <w:rPr>
          <w:rFonts w:ascii="宋体" w:hAnsi="宋体" w:cs="宋体"/>
          <w:color w:val="000000"/>
          <w:kern w:val="0"/>
          <w:sz w:val="24"/>
        </w:rPr>
        <w:br w:type="page"/>
      </w:r>
      <w:r w:rsidRPr="008D19BF">
        <w:rPr>
          <w:rFonts w:ascii="宋体" w:hAnsi="宋体" w:cs="宋体"/>
          <w:b/>
          <w:bCs/>
          <w:color w:val="000000"/>
          <w:kern w:val="0"/>
          <w:sz w:val="24"/>
        </w:rPr>
        <w:t xml:space="preserve">附件一 </w:t>
      </w:r>
      <w:r w:rsidRPr="008D19BF" w:rsidR="00075FAC">
        <w:rPr>
          <w:rFonts w:ascii="宋体" w:hAnsi="宋体" w:cs="宋体" w:hint="eastAsia"/>
          <w:b/>
          <w:bCs/>
          <w:color w:val="000000"/>
          <w:kern w:val="0"/>
          <w:sz w:val="24"/>
        </w:rPr>
        <w:t xml:space="preserve"> </w:t>
      </w:r>
      <w:r w:rsidRPr="008D19BF">
        <w:rPr>
          <w:rFonts w:ascii="宋体" w:hAnsi="宋体" w:cs="宋体"/>
          <w:b/>
          <w:bCs/>
          <w:color w:val="000000"/>
          <w:kern w:val="0"/>
          <w:sz w:val="24"/>
        </w:rPr>
        <w:t>房屋平面图(应当标明方位)</w:t>
      </w:r>
    </w:p>
    <w:sdt>
      <w:sdtPr>
        <w:id w:val="1464296218"/>
        <w:placeholder>
          <w:docPart w:val="DefaultPlaceholder_22675703"/>
        </w:placeholder>
        <w:richText/>
      </w:sdtPr>
      <w:sdtContent>
        <w:p w:rsidR="003C64F3" w:rsidP="00127927">
          <w:pPr>
            <w:widowControl/>
            <w:numPr>
              <w:ilvl w:val="0"/>
              <w:numId w:val="2"/>
            </w:numPr>
            <w:spacing w:line="360" w:lineRule="auto"/>
            <w:rPr>
              <w:rFonts w:ascii="宋体" w:hAnsi="宋体" w:cs="宋体" w:hint="eastAsia"/>
              <w:color w:val="000000"/>
              <w:kern w:val="0"/>
              <w:sz w:val="24"/>
            </w:rPr>
          </w:pPr>
          <w:r w:rsidRPr="008D19BF">
            <w:rPr>
              <w:rFonts w:ascii="宋体" w:hAnsi="宋体" w:cs="宋体"/>
              <w:color w:val="000000"/>
              <w:kern w:val="0"/>
              <w:sz w:val="24"/>
            </w:rPr>
            <w:t>房屋分层分户图(应当标明详细尺寸，并约定误差范围)</w:t>
          </w:r>
        </w:p>
        <w:p w:rsidR="00127927" w:rsidP="00127927">
          <w:pPr>
            <w:widowControl/>
            <w:spacing w:line="360" w:lineRule="auto"/>
            <w:ind w:left="360"/>
            <w:rPr>
              <w:rFonts w:hint="eastAsia"/>
            </w:rPr>
          </w:pPr>
          <w:r>
            <w:pict>
              <v:shape id="图片 54" o:spid="_x0000_i1031" type="#_x0000_t75" style="width:410.92pt;height:547.7pt;mso-position-horizontal-relative:page;mso-position-vertical-relative:page" o:preferrelative="t" filled="f" stroked="f">
                <v:fill o:detectmouseclick="t"/>
                <v:imagedata r:id="rId6" o:title=""/>
                <v:path o:extrusionok="f"/>
                <o:lock v:ext="edit" aspectratio="t"/>
              </v:shape>
            </w:pict>
          </w:r>
        </w:p>
        <w:p w:rsidR="00127927" w:rsidP="00127927">
          <w:pPr>
            <w:widowControl/>
            <w:spacing w:line="360" w:lineRule="auto"/>
            <w:ind w:left="360"/>
            <w:rPr>
              <w:rFonts w:hint="eastAsia"/>
            </w:rPr>
          </w:pPr>
        </w:p>
        <w:p w:rsidR="00127927" w:rsidRPr="008D19BF" w:rsidP="00127927">
          <w:pPr>
            <w:widowControl/>
            <w:spacing w:line="360" w:lineRule="auto"/>
            <w:ind w:left="360"/>
            <w:rPr>
              <w:rFonts w:ascii="宋体" w:hAnsi="宋体" w:cs="宋体"/>
              <w:color w:val="000000"/>
              <w:kern w:val="0"/>
              <w:sz w:val="24"/>
            </w:rPr>
          </w:pPr>
        </w:p>
        <w:p w:rsidR="003C64F3" w:rsidP="00127927">
          <w:pPr>
            <w:widowControl/>
            <w:numPr>
              <w:ilvl w:val="0"/>
              <w:numId w:val="2"/>
            </w:numPr>
            <w:spacing w:line="360" w:lineRule="auto"/>
            <w:rPr>
              <w:rFonts w:ascii="宋体" w:hAnsi="宋体" w:cs="宋体" w:hint="eastAsia"/>
              <w:color w:val="000000"/>
              <w:kern w:val="0"/>
              <w:sz w:val="24"/>
            </w:rPr>
          </w:pPr>
          <w:r w:rsidRPr="008D19BF">
            <w:rPr>
              <w:rFonts w:ascii="宋体" w:hAnsi="宋体" w:cs="宋体"/>
              <w:color w:val="000000"/>
              <w:kern w:val="0"/>
              <w:sz w:val="24"/>
            </w:rPr>
            <w:t>建设工程规划方案总平面图</w:t>
          </w:r>
        </w:p>
        <w:p w:rsidR="00127927" w:rsidRPr="008D19BF" w:rsidP="00127927">
          <w:pPr>
            <w:widowControl/>
            <w:spacing w:line="360" w:lineRule="auto"/>
            <w:ind w:left="360"/>
            <w:rPr>
              <w:rFonts w:ascii="宋体" w:hAnsi="宋体" w:cs="宋体" w:hint="eastAsia"/>
              <w:b/>
              <w:bCs/>
              <w:color w:val="000000"/>
              <w:kern w:val="0"/>
              <w:sz w:val="24"/>
            </w:rPr>
          </w:pPr>
          <w:r>
            <w:pict>
              <v:shape id="图片 64" o:spid="_x0000_i1032" type="#_x0000_t75" style="width:413.97pt;height:500.35pt;mso-position-horizontal-relative:page;mso-position-vertical-relative:page" filled="f" stroked="f">
                <v:imagedata r:id="rId7" o:title=""/>
                <v:path o:extrusionok="f"/>
                <o:lock v:ext="edit" aspectratio="t"/>
              </v:shape>
            </w:pict>
          </w:r>
        </w:p>
      </w:sdtContent>
    </w:sdt>
    <w:p w:rsidR="00116D61" w:rsidRPr="008D19BF" w:rsidP="00127927">
      <w:pPr>
        <w:widowControl/>
        <w:spacing w:before="156" w:beforeLines="50" w:after="312" w:afterLines="100" w:line="360" w:lineRule="auto"/>
        <w:ind w:firstLine="478" w:firstLineChars="199"/>
        <w:rPr>
          <w:rFonts w:ascii="宋体" w:hAnsi="宋体" w:cs="宋体"/>
          <w:b/>
          <w:bCs/>
          <w:color w:val="000000"/>
          <w:kern w:val="0"/>
          <w:sz w:val="24"/>
        </w:rPr>
      </w:pPr>
      <w:r w:rsidRPr="008D19BF" w:rsidR="000355EF">
        <w:rPr>
          <w:rFonts w:ascii="宋体" w:hAnsi="宋体" w:cs="宋体"/>
          <w:b/>
          <w:bCs/>
          <w:color w:val="000000"/>
          <w:kern w:val="0"/>
          <w:sz w:val="24"/>
        </w:rPr>
        <w:br w:type="page"/>
      </w:r>
      <w:r w:rsidRPr="008D19BF">
        <w:rPr>
          <w:rFonts w:ascii="宋体" w:hAnsi="宋体" w:cs="宋体"/>
          <w:b/>
          <w:bCs/>
          <w:color w:val="000000"/>
          <w:kern w:val="0"/>
          <w:sz w:val="24"/>
        </w:rPr>
        <w:t xml:space="preserve">附件二 </w:t>
      </w:r>
      <w:r w:rsidRPr="008D19BF" w:rsidR="00075FAC">
        <w:rPr>
          <w:rFonts w:ascii="宋体" w:hAnsi="宋体" w:cs="宋体" w:hint="eastAsia"/>
          <w:b/>
          <w:bCs/>
          <w:color w:val="000000"/>
          <w:kern w:val="0"/>
          <w:sz w:val="24"/>
        </w:rPr>
        <w:t xml:space="preserve"> </w:t>
      </w:r>
      <w:r w:rsidRPr="008D19BF">
        <w:rPr>
          <w:rFonts w:ascii="宋体" w:hAnsi="宋体" w:cs="宋体"/>
          <w:b/>
          <w:bCs/>
          <w:color w:val="000000"/>
          <w:kern w:val="0"/>
          <w:sz w:val="24"/>
        </w:rPr>
        <w:t>关于该商品房共用部位的具体说明(可附图说明)</w:t>
      </w:r>
    </w:p>
    <w:sdt>
      <w:sdtPr>
        <w:id w:val="630160476"/>
        <w:placeholder>
          <w:docPart w:val="DefaultPlaceholder_22675703"/>
        </w:placeholder>
        <w:richText/>
      </w:sdtPr>
      <w:sdtContent>
        <w:p w:rsidR="00127927" w:rsidRPr="00127927" w:rsidP="00127927">
          <w:pPr>
            <w:widowControl/>
            <w:spacing w:line="360" w:lineRule="auto"/>
            <w:rPr>
              <w:rFonts w:ascii="宋体" w:hAnsi="宋体" w:cs="宋体"/>
              <w:color w:val="000000"/>
              <w:kern w:val="0"/>
              <w:sz w:val="24"/>
            </w:rPr>
          </w:pPr>
          <w:r w:rsidRPr="008D19BF" w:rsidR="003C64F3">
            <w:rPr>
              <w:rFonts w:ascii="宋体" w:hAnsi="宋体" w:cs="宋体"/>
              <w:color w:val="000000"/>
              <w:kern w:val="0"/>
              <w:sz w:val="24"/>
            </w:rPr>
            <w:t>　</w:t>
          </w:r>
          <w:r>
            <w:pict>
              <v:shape id="图片 57" o:spid="_x0000_i1033" type="#_x0000_t75" style="width:413.84pt;height:244.68pt;mso-position-horizontal-relative:page;mso-position-vertical-relative:page" o:preferrelative="t" filled="f" stroked="f">
                <v:imagedata r:id="rId8" o:title=""/>
                <v:path o:extrusionok="f"/>
                <o:lock v:ext="edit" aspectratio="t"/>
              </v:shape>
            </w:pict>
          </w:r>
        </w:p>
      </w:sdtContent>
    </w:sdt>
    <w:p w:rsidR="00116D61" w:rsidRPr="008D19BF" w:rsidP="003C64F3">
      <w:pPr>
        <w:widowControl/>
        <w:spacing w:line="360" w:lineRule="auto"/>
        <w:rPr>
          <w:rFonts w:ascii="宋体" w:hAnsi="宋体" w:cs="宋体"/>
          <w:b/>
          <w:bCs/>
          <w:color w:val="000000"/>
          <w:kern w:val="0"/>
          <w:sz w:val="24"/>
        </w:rPr>
      </w:pPr>
      <w:r w:rsidRPr="008D19BF" w:rsidR="000355EF">
        <w:rPr>
          <w:rFonts w:ascii="宋体" w:hAnsi="宋体" w:cs="宋体"/>
          <w:b/>
          <w:bCs/>
          <w:color w:val="000000"/>
          <w:kern w:val="0"/>
          <w:sz w:val="24"/>
        </w:rPr>
        <w:br w:type="page"/>
      </w:r>
      <w:r w:rsidRPr="008D19BF">
        <w:rPr>
          <w:rFonts w:ascii="宋体" w:hAnsi="宋体" w:cs="宋体"/>
          <w:b/>
          <w:bCs/>
          <w:color w:val="000000"/>
          <w:kern w:val="0"/>
          <w:sz w:val="24"/>
        </w:rPr>
        <w:t xml:space="preserve">附件三 </w:t>
      </w:r>
      <w:r w:rsidRPr="008D19BF" w:rsidR="00075FAC">
        <w:rPr>
          <w:rFonts w:ascii="宋体" w:hAnsi="宋体" w:cs="宋体" w:hint="eastAsia"/>
          <w:b/>
          <w:bCs/>
          <w:color w:val="000000"/>
          <w:kern w:val="0"/>
          <w:sz w:val="24"/>
        </w:rPr>
        <w:t xml:space="preserve"> </w:t>
      </w:r>
      <w:r w:rsidRPr="008D19BF">
        <w:rPr>
          <w:rFonts w:ascii="宋体" w:hAnsi="宋体" w:cs="宋体"/>
          <w:b/>
          <w:bCs/>
          <w:color w:val="000000"/>
          <w:kern w:val="0"/>
          <w:sz w:val="24"/>
        </w:rPr>
        <w:t>抵押权人同意该商品房转让的证明及关于抵押的相关约定</w:t>
      </w:r>
    </w:p>
    <w:sdt>
      <w:sdtPr>
        <w:id w:val="1382707984"/>
        <w:placeholder>
          <w:docPart w:val="DefaultPlaceholder_22675703"/>
        </w:placeholder>
        <w:richText/>
      </w:sdtPr>
      <w:sdtContent>
        <w:p w:rsidR="003C64F3" w:rsidRPr="008D19BF" w:rsidP="00127927">
          <w:pPr>
            <w:widowControl/>
            <w:spacing w:line="360" w:lineRule="auto"/>
            <w:ind w:firstLine="240" w:firstLineChars="100"/>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Pr>
              <w:rFonts w:ascii="宋体" w:hAnsi="宋体" w:cs="宋体"/>
              <w:color w:val="000000"/>
              <w:kern w:val="0"/>
              <w:sz w:val="24"/>
            </w:rPr>
            <w:t>、抵押权人同意该商品房转让的证明</w:t>
          </w:r>
        </w:p>
        <w:p w:rsidR="003C64F3" w:rsidRPr="008D19BF" w:rsidP="003C64F3">
          <w:pPr>
            <w:widowControl/>
            <w:spacing w:line="36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Pr>
              <w:rFonts w:ascii="宋体" w:hAnsi="宋体" w:cs="宋体"/>
              <w:color w:val="000000"/>
              <w:kern w:val="0"/>
              <w:sz w:val="24"/>
            </w:rPr>
            <w:t>、解除抵押的条件和时间</w:t>
          </w:r>
        </w:p>
        <w:p w:rsidR="003C64F3" w:rsidP="00127927">
          <w:pPr>
            <w:widowControl/>
            <w:spacing w:line="360" w:lineRule="auto"/>
            <w:ind w:firstLine="480"/>
            <w:rPr>
              <w:rFonts w:ascii="宋体" w:hAnsi="宋体" w:cs="宋体" w:hint="eastAsia"/>
              <w:color w:val="000000"/>
              <w:kern w:val="0"/>
              <w:sz w:val="24"/>
            </w:rPr>
          </w:pPr>
          <w:r w:rsidRPr="008D19BF">
            <w:rPr>
              <w:color w:val="000000"/>
              <w:kern w:val="0"/>
              <w:sz w:val="24"/>
            </w:rPr>
            <w:t>3</w:t>
          </w:r>
          <w:r w:rsidRPr="008D19BF">
            <w:rPr>
              <w:rFonts w:ascii="宋体" w:hAnsi="宋体" w:cs="宋体"/>
              <w:color w:val="000000"/>
              <w:kern w:val="0"/>
              <w:sz w:val="24"/>
            </w:rPr>
            <w:t>、关于抵押的其他约定</w:t>
          </w:r>
        </w:p>
        <w:p w:rsidR="00127927" w:rsidP="00127927">
          <w:pPr>
            <w:widowControl/>
            <w:spacing w:line="360" w:lineRule="auto"/>
            <w:ind w:firstLine="480" w:firstLineChars="200"/>
            <w:rPr>
              <w:rFonts w:ascii="宋体" w:hAnsi="宋体" w:cs="宋体" w:hint="eastAsia"/>
              <w:color w:val="000000"/>
              <w:kern w:val="0"/>
              <w:sz w:val="24"/>
            </w:rPr>
          </w:pPr>
          <w:r>
            <w:rPr>
              <w:rFonts w:ascii="宋体" w:hAnsi="宋体" w:cs="宋体" w:hint="eastAsia"/>
              <w:color w:val="000000"/>
              <w:kern w:val="0"/>
              <w:sz w:val="24"/>
            </w:rPr>
            <w:t>无</w:t>
          </w:r>
        </w:p>
        <w:p w:rsidR="00116D61" w:rsidRPr="008D19BF" w:rsidP="003C64F3">
          <w:pPr>
            <w:widowControl/>
            <w:spacing w:line="360" w:lineRule="auto"/>
            <w:rPr>
              <w:rFonts w:ascii="宋体" w:hAnsi="宋体" w:cs="宋体"/>
              <w:b/>
              <w:bCs/>
              <w:color w:val="000000"/>
              <w:kern w:val="0"/>
              <w:sz w:val="24"/>
            </w:rPr>
          </w:pPr>
          <w:r w:rsidRPr="008D19BF" w:rsidR="00534941">
            <w:rPr>
              <w:rFonts w:ascii="宋体" w:hAnsi="宋体" w:hint="eastAsia"/>
              <w:color w:val="000000"/>
              <w:sz w:val="24"/>
            </w:rPr>
            <w:t xml:space="preserve"> </w:t>
          </w:r>
        </w:p>
      </w:sdtContent>
    </w:sdt>
    <w:p w:rsidR="00B54F57" w:rsidRPr="008D19BF" w:rsidP="003C64F3">
      <w:pPr>
        <w:widowControl/>
        <w:spacing w:line="360" w:lineRule="auto"/>
        <w:rPr>
          <w:rFonts w:ascii="宋体" w:hAnsi="宋体"/>
          <w:color w:val="000000"/>
          <w:sz w:val="24"/>
        </w:rPr>
      </w:pPr>
      <w:r w:rsidRPr="008D19BF">
        <w:rPr>
          <w:rFonts w:ascii="宋体" w:hAnsi="宋体"/>
          <w:color w:val="000000"/>
          <w:sz w:val="24"/>
        </w:rPr>
        <w:br w:type="page"/>
      </w:r>
      <w:r w:rsidRPr="008D19BF">
        <w:rPr>
          <w:rFonts w:ascii="宋体" w:hAnsi="宋体" w:cs="宋体"/>
          <w:b/>
          <w:bCs/>
          <w:color w:val="000000"/>
          <w:kern w:val="0"/>
          <w:sz w:val="24"/>
        </w:rPr>
        <w:t xml:space="preserve">附件四 </w:t>
      </w:r>
      <w:r w:rsidRPr="008D19BF" w:rsidR="00075FAC">
        <w:rPr>
          <w:rFonts w:ascii="宋体" w:hAnsi="宋体" w:cs="宋体" w:hint="eastAsia"/>
          <w:b/>
          <w:bCs/>
          <w:color w:val="000000"/>
          <w:kern w:val="0"/>
          <w:sz w:val="24"/>
        </w:rPr>
        <w:t xml:space="preserve"> </w:t>
      </w:r>
      <w:r w:rsidRPr="008D19BF">
        <w:rPr>
          <w:rFonts w:ascii="宋体" w:hAnsi="宋体" w:cs="宋体"/>
          <w:b/>
          <w:bCs/>
          <w:color w:val="000000"/>
          <w:kern w:val="0"/>
          <w:sz w:val="24"/>
        </w:rPr>
        <w:t>关于该商品房价款的计价方式、总价款、付款方式及期限的具体约定</w:t>
      </w:r>
    </w:p>
    <w:sdt>
      <w:sdtPr>
        <w:id w:val="957765404"/>
        <w:placeholder>
          <w:docPart w:val="DefaultPlaceholder_22675703"/>
        </w:placeholder>
        <w:richText/>
      </w:sdtPr>
      <w:sdtContent>
        <w:p w:rsidR="00127927" w:rsidRPr="00127927" w:rsidP="00127927">
          <w:pPr>
            <w:widowControl/>
            <w:spacing w:line="360" w:lineRule="auto"/>
            <w:rPr>
              <w:rFonts w:hint="eastAsia"/>
              <w:color w:val="000000"/>
              <w:kern w:val="0"/>
              <w:sz w:val="24"/>
            </w:rPr>
          </w:pPr>
          <w:r w:rsidRPr="00127927">
            <w:rPr>
              <w:rFonts w:hint="eastAsia"/>
              <w:color w:val="000000"/>
              <w:kern w:val="0"/>
              <w:sz w:val="24"/>
            </w:rPr>
            <w:t>一、买受人按下列第     种方式按期付款：</w:t>
          </w:r>
        </w:p>
        <w:p w:rsidR="00127927" w:rsidRPr="00127927" w:rsidP="00127927">
          <w:pPr>
            <w:widowControl/>
            <w:spacing w:line="360" w:lineRule="auto"/>
            <w:ind w:firstLine="240" w:firstLineChars="100"/>
            <w:rPr>
              <w:rFonts w:hint="eastAsia"/>
              <w:color w:val="000000"/>
              <w:kern w:val="0"/>
              <w:sz w:val="24"/>
            </w:rPr>
          </w:pPr>
          <w:r w:rsidRPr="00127927">
            <w:rPr>
              <w:rFonts w:hint="eastAsia"/>
              <w:color w:val="000000"/>
              <w:kern w:val="0"/>
              <w:sz w:val="24"/>
            </w:rPr>
            <w:t>（一）一次性付款</w:t>
          </w:r>
        </w:p>
        <w:p w:rsidR="00127927" w:rsidRPr="00127927" w:rsidP="00127927">
          <w:pPr>
            <w:widowControl/>
            <w:spacing w:line="360" w:lineRule="auto"/>
            <w:rPr>
              <w:rFonts w:hint="eastAsia"/>
              <w:color w:val="000000"/>
              <w:kern w:val="0"/>
              <w:sz w:val="24"/>
            </w:rPr>
          </w:pPr>
          <w:r w:rsidRPr="00127927">
            <w:rPr>
              <w:rFonts w:hint="eastAsia"/>
              <w:color w:val="000000"/>
              <w:kern w:val="0"/>
              <w:sz w:val="24"/>
            </w:rPr>
            <w:t xml:space="preserve">       年    月    日前买受人支付全部房价款，计          元，大写：</w:t>
          </w:r>
        </w:p>
        <w:p w:rsidR="00127927" w:rsidRPr="00127927" w:rsidP="00127927">
          <w:pPr>
            <w:widowControl/>
            <w:spacing w:line="360" w:lineRule="auto"/>
            <w:rPr>
              <w:rFonts w:hint="eastAsia"/>
              <w:color w:val="000000"/>
              <w:kern w:val="0"/>
              <w:sz w:val="24"/>
            </w:rPr>
          </w:pPr>
          <w:r w:rsidRPr="00127927">
            <w:rPr>
              <w:rFonts w:hint="eastAsia"/>
              <w:color w:val="000000"/>
              <w:kern w:val="0"/>
              <w:sz w:val="24"/>
            </w:rPr>
            <w:t xml:space="preserve">       佰        拾         万    仟    佰    拾    元整；买受人在签订本合同前支付给出卖人的定金          元，大写：    佰    拾    万    仟    佰    拾    元整，冲抵房价款。</w:t>
          </w:r>
        </w:p>
        <w:p w:rsidR="00127927" w:rsidRPr="00127927" w:rsidP="00127927">
          <w:pPr>
            <w:widowControl/>
            <w:spacing w:line="360" w:lineRule="auto"/>
            <w:ind w:firstLine="240" w:firstLineChars="100"/>
            <w:rPr>
              <w:rFonts w:hint="eastAsia"/>
              <w:color w:val="000000"/>
              <w:kern w:val="0"/>
              <w:sz w:val="24"/>
            </w:rPr>
          </w:pPr>
          <w:r w:rsidRPr="00127927">
            <w:rPr>
              <w:rFonts w:hint="eastAsia"/>
              <w:color w:val="000000"/>
              <w:kern w:val="0"/>
              <w:sz w:val="24"/>
            </w:rPr>
            <w:t>（二）分期付款</w:t>
          </w:r>
        </w:p>
        <w:p w:rsidR="00127927" w:rsidRPr="00127927" w:rsidP="00127927">
          <w:pPr>
            <w:widowControl/>
            <w:spacing w:line="360" w:lineRule="auto"/>
            <w:ind w:firstLine="480" w:firstLineChars="200"/>
            <w:rPr>
              <w:rFonts w:hint="eastAsia"/>
              <w:color w:val="000000"/>
              <w:kern w:val="0"/>
              <w:sz w:val="24"/>
            </w:rPr>
          </w:pPr>
          <w:r w:rsidRPr="00127927">
            <w:rPr>
              <w:rFonts w:hint="eastAsia"/>
              <w:color w:val="000000"/>
              <w:kern w:val="0"/>
              <w:sz w:val="24"/>
            </w:rPr>
            <w:t>1、       年    月    日前支付全部房价款的        %，计          元，大写：    佰     拾     万     仟     佰     拾     元整；买受人在签订本合同前支付给出卖人的定金          元，大写：   佰     拾     万     仟     佰     拾     元整，可冲抵房价款。</w:t>
          </w:r>
        </w:p>
        <w:p w:rsidR="00127927" w:rsidRPr="00127927" w:rsidP="00127927">
          <w:pPr>
            <w:widowControl/>
            <w:spacing w:line="360" w:lineRule="auto"/>
            <w:ind w:firstLine="480" w:firstLineChars="200"/>
            <w:rPr>
              <w:rFonts w:hint="eastAsia"/>
              <w:color w:val="000000"/>
              <w:kern w:val="0"/>
              <w:sz w:val="24"/>
            </w:rPr>
          </w:pPr>
          <w:r w:rsidRPr="00127927">
            <w:rPr>
              <w:rFonts w:hint="eastAsia"/>
              <w:color w:val="000000"/>
              <w:kern w:val="0"/>
              <w:sz w:val="24"/>
            </w:rPr>
            <w:t>2、       年    月    日前支付全部房价款的        %，计          元，大写：   佰   拾   万   仟   佰   拾   元整。</w:t>
          </w:r>
        </w:p>
        <w:p w:rsidR="00127927" w:rsidRPr="00127927" w:rsidP="00127927">
          <w:pPr>
            <w:widowControl/>
            <w:spacing w:line="360" w:lineRule="auto"/>
            <w:ind w:firstLine="480" w:firstLineChars="200"/>
            <w:rPr>
              <w:rFonts w:hint="eastAsia"/>
              <w:color w:val="000000"/>
              <w:kern w:val="0"/>
              <w:sz w:val="24"/>
            </w:rPr>
          </w:pPr>
          <w:r w:rsidRPr="00127927">
            <w:rPr>
              <w:rFonts w:hint="eastAsia"/>
              <w:color w:val="000000"/>
              <w:kern w:val="0"/>
              <w:sz w:val="24"/>
            </w:rPr>
            <w:t>3、       年    月    日前支付全部房价款的        %，计          元，大写：   佰   拾   万   仟   佰   拾   元整。</w:t>
          </w:r>
        </w:p>
        <w:p w:rsidR="00127927" w:rsidRPr="00127927" w:rsidP="00127927">
          <w:pPr>
            <w:widowControl/>
            <w:spacing w:line="360" w:lineRule="auto"/>
            <w:ind w:firstLine="360" w:firstLineChars="150"/>
            <w:rPr>
              <w:rFonts w:hint="eastAsia"/>
              <w:color w:val="000000"/>
              <w:kern w:val="0"/>
              <w:sz w:val="24"/>
            </w:rPr>
          </w:pPr>
          <w:r w:rsidRPr="00127927">
            <w:rPr>
              <w:rFonts w:hint="eastAsia"/>
              <w:color w:val="000000"/>
              <w:kern w:val="0"/>
              <w:sz w:val="24"/>
            </w:rPr>
            <w:t>（三）按其他方式付款</w:t>
          </w:r>
        </w:p>
        <w:p w:rsidR="00127927" w:rsidRPr="00127927" w:rsidP="00127927">
          <w:pPr>
            <w:widowControl/>
            <w:spacing w:line="360" w:lineRule="auto"/>
            <w:ind w:firstLine="360" w:firstLineChars="150"/>
            <w:rPr>
              <w:rFonts w:hint="eastAsia"/>
              <w:color w:val="000000"/>
              <w:kern w:val="0"/>
              <w:sz w:val="24"/>
            </w:rPr>
          </w:pPr>
          <w:r w:rsidRPr="00127927">
            <w:rPr>
              <w:rFonts w:hint="eastAsia"/>
              <w:color w:val="000000"/>
              <w:kern w:val="0"/>
              <w:sz w:val="24"/>
            </w:rPr>
            <w:t>（1）首付款：买受人应于签约当日支付首付款( 含定金转为首付款的部分)人民币           元(大写:                    元整)。</w:t>
          </w:r>
        </w:p>
        <w:p w:rsidR="00127927" w:rsidRPr="00127927" w:rsidP="00127927">
          <w:pPr>
            <w:widowControl/>
            <w:spacing w:line="360" w:lineRule="auto"/>
            <w:ind w:firstLine="360" w:firstLineChars="150"/>
            <w:rPr>
              <w:rFonts w:hint="eastAsia"/>
              <w:color w:val="000000"/>
              <w:kern w:val="0"/>
              <w:sz w:val="24"/>
            </w:rPr>
          </w:pPr>
          <w:r w:rsidRPr="00127927">
            <w:rPr>
              <w:rFonts w:hint="eastAsia"/>
              <w:color w:val="000000"/>
              <w:kern w:val="0"/>
              <w:sz w:val="24"/>
            </w:rPr>
            <w:t>（2）银行按揭款：</w:t>
          </w:r>
        </w:p>
        <w:p w:rsidR="00127927" w:rsidRPr="00127927" w:rsidP="00127927">
          <w:pPr>
            <w:widowControl/>
            <w:spacing w:line="360" w:lineRule="auto"/>
            <w:ind w:firstLine="480" w:firstLineChars="200"/>
            <w:rPr>
              <w:rFonts w:hint="eastAsia"/>
              <w:color w:val="000000"/>
              <w:kern w:val="0"/>
              <w:sz w:val="24"/>
            </w:rPr>
          </w:pPr>
          <w:r w:rsidRPr="00127927">
            <w:rPr>
              <w:rFonts w:hint="eastAsia"/>
              <w:color w:val="000000"/>
              <w:kern w:val="0"/>
              <w:sz w:val="24"/>
            </w:rPr>
            <w:t>a、商业贷款：余款人民币            元(大写:                         元整)通过银行按揭贷款方式支付至出卖人账户，银行按揭贷款手续于签约后三日内办理完毕。</w:t>
          </w:r>
        </w:p>
        <w:p w:rsidR="00B54F57" w:rsidRPr="008D19BF" w:rsidP="00127927">
          <w:pPr>
            <w:widowControl/>
            <w:spacing w:line="360" w:lineRule="auto"/>
            <w:ind w:firstLine="480" w:firstLineChars="200"/>
            <w:rPr>
              <w:rFonts w:ascii="宋体" w:hAnsi="宋体" w:cs="宋体"/>
              <w:color w:val="000000"/>
              <w:kern w:val="0"/>
              <w:sz w:val="24"/>
            </w:rPr>
          </w:pPr>
          <w:r w:rsidRPr="00127927" w:rsidR="00127927">
            <w:rPr>
              <w:rFonts w:hint="eastAsia"/>
              <w:color w:val="000000"/>
              <w:kern w:val="0"/>
              <w:sz w:val="24"/>
            </w:rPr>
            <w:t>b、公积金贷款：余款人民币          元(大写:                          元整)通过公积金贷款方式支付至出卖人账户，公积金贷款手续于签约后三日内办理完毕。（若公积金贷款审核机构审核机构，对该类贷款手续办理时间及程序另有要求</w:t>
          </w:r>
          <w:r w:rsidR="00127927">
            <w:rPr>
              <w:rFonts w:hint="eastAsia"/>
              <w:color w:val="000000"/>
              <w:kern w:val="0"/>
              <w:sz w:val="24"/>
            </w:rPr>
            <w:t>的，则依该贷款审核机构的要求为准，买受人无正当理由需无条件配合。</w:t>
          </w:r>
          <w:r w:rsidRPr="00127927" w:rsidR="00127927">
            <w:rPr>
              <w:rFonts w:hint="eastAsia"/>
              <w:color w:val="000000"/>
              <w:kern w:val="0"/>
              <w:sz w:val="24"/>
            </w:rPr>
            <w:t>）</w:t>
          </w:r>
        </w:p>
        <w:p w:rsidR="00116D61" w:rsidRPr="008D19BF" w:rsidP="00B54F57">
          <w:pPr>
            <w:widowControl/>
            <w:spacing w:before="156" w:beforeLines="50" w:after="312" w:afterLines="100" w:line="360" w:lineRule="auto"/>
            <w:ind w:firstLine="470" w:firstLineChars="196"/>
            <w:rPr>
              <w:rFonts w:ascii="宋体" w:hAnsi="宋体" w:cs="宋体"/>
              <w:b/>
              <w:bCs/>
              <w:color w:val="000000"/>
              <w:kern w:val="0"/>
              <w:sz w:val="24"/>
            </w:rPr>
          </w:pPr>
          <w:r w:rsidRPr="008D19BF" w:rsidR="00B54F57">
            <w:rPr>
              <w:rFonts w:ascii="宋体" w:hAnsi="宋体" w:hint="eastAsia"/>
              <w:color w:val="000000"/>
              <w:sz w:val="24"/>
            </w:rPr>
            <w:t xml:space="preserve"> </w:t>
          </w:r>
        </w:p>
      </w:sdtContent>
    </w:sdt>
    <w:p w:rsidR="000355EF" w:rsidRPr="008D19BF" w:rsidP="00B54F57">
      <w:pPr>
        <w:widowControl/>
        <w:spacing w:before="156" w:beforeLines="50" w:after="312" w:afterLines="100" w:line="360" w:lineRule="auto"/>
        <w:ind w:firstLine="470" w:firstLineChars="196"/>
        <w:rPr>
          <w:rFonts w:ascii="宋体" w:hAnsi="宋体" w:cs="宋体"/>
          <w:b/>
          <w:bCs/>
          <w:color w:val="000000"/>
          <w:kern w:val="0"/>
          <w:sz w:val="24"/>
        </w:rPr>
      </w:pPr>
      <w:r w:rsidRPr="008D19BF">
        <w:rPr>
          <w:rFonts w:ascii="宋体" w:hAnsi="宋体" w:cs="宋体"/>
          <w:b/>
          <w:bCs/>
          <w:color w:val="000000"/>
          <w:kern w:val="0"/>
          <w:sz w:val="24"/>
        </w:rPr>
        <w:br w:type="page"/>
      </w:r>
      <w:r w:rsidRPr="008D19BF">
        <w:rPr>
          <w:rFonts w:ascii="宋体" w:hAnsi="宋体" w:cs="宋体"/>
          <w:b/>
          <w:bCs/>
          <w:color w:val="000000"/>
          <w:kern w:val="0"/>
          <w:sz w:val="24"/>
        </w:rPr>
        <w:t xml:space="preserve">附件五 </w:t>
      </w:r>
      <w:r w:rsidRPr="008D19BF" w:rsidR="00075FAC">
        <w:rPr>
          <w:rFonts w:ascii="宋体" w:hAnsi="宋体" w:cs="宋体" w:hint="eastAsia"/>
          <w:b/>
          <w:bCs/>
          <w:color w:val="000000"/>
          <w:kern w:val="0"/>
          <w:sz w:val="24"/>
        </w:rPr>
        <w:t xml:space="preserve"> </w:t>
      </w:r>
      <w:r w:rsidRPr="008D19BF">
        <w:rPr>
          <w:rFonts w:ascii="宋体" w:hAnsi="宋体" w:cs="宋体"/>
          <w:b/>
          <w:bCs/>
          <w:color w:val="000000"/>
          <w:kern w:val="0"/>
          <w:sz w:val="24"/>
        </w:rPr>
        <w:t>关于本项目内相关设施、设备的具体约定</w:t>
      </w:r>
    </w:p>
    <w:sdt>
      <w:sdtPr>
        <w:id w:val="53171760"/>
        <w:placeholder>
          <w:docPart w:val="DefaultPlaceholder_22675703"/>
        </w:placeholder>
        <w:richText/>
      </w:sdtPr>
      <w:sdtContent>
        <w:p w:rsidR="00127927" w:rsidP="00127927">
          <w:pPr>
            <w:widowControl/>
            <w:spacing w:line="360" w:lineRule="auto"/>
            <w:rPr>
              <w:rFonts w:ascii="宋体" w:hAnsi="宋体" w:cs="宋体"/>
              <w:color w:val="000000"/>
              <w:kern w:val="0"/>
              <w:sz w:val="24"/>
            </w:rPr>
          </w:pPr>
          <w:r>
            <w:rPr>
              <w:rFonts w:ascii="宋体" w:hAnsi="宋体" w:hint="eastAsia"/>
              <w:color w:val="000000"/>
              <w:kern w:val="0"/>
              <w:sz w:val="24"/>
            </w:rPr>
            <w:t>一、</w:t>
          </w:r>
          <w:r>
            <w:rPr>
              <w:rFonts w:ascii="宋体" w:hAnsi="宋体" w:cs="宋体"/>
              <w:color w:val="000000"/>
              <w:kern w:val="0"/>
              <w:sz w:val="24"/>
            </w:rPr>
            <w:t>相关设施的位置及用途</w:t>
          </w:r>
        </w:p>
        <w:p w:rsidR="00127927" w:rsidP="00127927">
          <w:pPr>
            <w:widowControl/>
            <w:numPr>
              <w:ilvl w:val="0"/>
              <w:numId w:val="3"/>
            </w:numPr>
            <w:spacing w:line="360" w:lineRule="auto"/>
            <w:jc w:val="left"/>
            <w:rPr>
              <w:rFonts w:ascii="宋体" w:hAnsi="宋体"/>
              <w:color w:val="333333"/>
              <w:kern w:val="0"/>
              <w:sz w:val="24"/>
            </w:rPr>
          </w:pPr>
          <w:r>
            <w:rPr>
              <w:rFonts w:ascii="宋体" w:hAnsi="宋体" w:hint="eastAsia"/>
              <w:sz w:val="24"/>
            </w:rPr>
            <w:t>物业管理用房：设置于1</w:t>
          </w:r>
          <w:r>
            <w:rPr>
              <w:rFonts w:ascii="宋体" w:hAnsi="宋体"/>
              <w:sz w:val="24"/>
            </w:rPr>
            <w:t>0</w:t>
          </w:r>
          <w:r>
            <w:rPr>
              <w:rFonts w:ascii="宋体" w:hAnsi="宋体" w:hint="eastAsia"/>
              <w:sz w:val="24"/>
            </w:rPr>
            <w:t>#楼、1</w:t>
          </w:r>
          <w:r>
            <w:rPr>
              <w:rFonts w:ascii="宋体" w:hAnsi="宋体"/>
              <w:sz w:val="24"/>
            </w:rPr>
            <w:t>1</w:t>
          </w:r>
          <w:r>
            <w:rPr>
              <w:rFonts w:ascii="宋体" w:hAnsi="宋体" w:hint="eastAsia"/>
              <w:sz w:val="24"/>
            </w:rPr>
            <w:t>#楼、1</w:t>
          </w:r>
          <w:r>
            <w:rPr>
              <w:rFonts w:ascii="宋体" w:hAnsi="宋体"/>
              <w:sz w:val="24"/>
            </w:rPr>
            <w:t>7</w:t>
          </w:r>
          <w:r>
            <w:rPr>
              <w:rFonts w:ascii="宋体" w:hAnsi="宋体" w:hint="eastAsia"/>
              <w:sz w:val="24"/>
            </w:rPr>
            <w:t>#楼一层局部、1</w:t>
          </w:r>
          <w:r>
            <w:rPr>
              <w:rFonts w:ascii="宋体" w:hAnsi="宋体"/>
              <w:sz w:val="24"/>
            </w:rPr>
            <w:t>8</w:t>
          </w:r>
          <w:r>
            <w:rPr>
              <w:rFonts w:ascii="宋体" w:hAnsi="宋体" w:hint="eastAsia"/>
              <w:sz w:val="24"/>
            </w:rPr>
            <w:t>#楼、1</w:t>
          </w:r>
          <w:r>
            <w:rPr>
              <w:rFonts w:ascii="宋体" w:hAnsi="宋体"/>
              <w:sz w:val="24"/>
            </w:rPr>
            <w:t>1</w:t>
          </w:r>
          <w:r>
            <w:rPr>
              <w:rFonts w:ascii="宋体" w:hAnsi="宋体" w:hint="eastAsia"/>
              <w:sz w:val="24"/>
            </w:rPr>
            <w:t>#楼底商；</w:t>
          </w:r>
        </w:p>
        <w:p w:rsidR="00127927" w:rsidP="00127927">
          <w:pPr>
            <w:widowControl/>
            <w:numPr>
              <w:ilvl w:val="0"/>
              <w:numId w:val="3"/>
            </w:numPr>
            <w:spacing w:line="360" w:lineRule="auto"/>
            <w:jc w:val="left"/>
            <w:rPr>
              <w:rFonts w:ascii="宋体" w:hAnsi="宋体"/>
              <w:color w:val="333333"/>
              <w:kern w:val="0"/>
              <w:sz w:val="24"/>
            </w:rPr>
          </w:pPr>
          <w:r>
            <w:rPr>
              <w:rFonts w:ascii="宋体" w:hAnsi="宋体" w:hint="eastAsia"/>
              <w:sz w:val="24"/>
            </w:rPr>
            <w:t>社区服务用房：设置于1</w:t>
          </w:r>
          <w:r>
            <w:rPr>
              <w:rFonts w:ascii="宋体" w:hAnsi="宋体"/>
              <w:sz w:val="24"/>
            </w:rPr>
            <w:t>1#</w:t>
          </w:r>
          <w:r>
            <w:rPr>
              <w:rFonts w:ascii="宋体" w:hAnsi="宋体" w:hint="eastAsia"/>
              <w:sz w:val="24"/>
            </w:rPr>
            <w:t>底商；</w:t>
          </w:r>
        </w:p>
        <w:p w:rsidR="00127927" w:rsidP="00127927">
          <w:pPr>
            <w:widowControl/>
            <w:numPr>
              <w:ilvl w:val="0"/>
              <w:numId w:val="3"/>
            </w:numPr>
            <w:spacing w:line="360" w:lineRule="auto"/>
            <w:jc w:val="left"/>
            <w:rPr>
              <w:rFonts w:ascii="宋体" w:hAnsi="宋体"/>
              <w:color w:val="333333"/>
              <w:kern w:val="0"/>
              <w:sz w:val="24"/>
            </w:rPr>
          </w:pPr>
          <w:r>
            <w:rPr>
              <w:rFonts w:ascii="宋体" w:hAnsi="宋体" w:hint="eastAsia"/>
              <w:sz w:val="24"/>
            </w:rPr>
            <w:t>养老服务用房：设置于1</w:t>
          </w:r>
          <w:r>
            <w:rPr>
              <w:rFonts w:ascii="宋体" w:hAnsi="宋体"/>
              <w:sz w:val="24"/>
            </w:rPr>
            <w:t>4#</w:t>
          </w:r>
          <w:r>
            <w:rPr>
              <w:rFonts w:ascii="宋体" w:hAnsi="宋体" w:hint="eastAsia"/>
              <w:sz w:val="24"/>
            </w:rPr>
            <w:t>楼一层和1</w:t>
          </w:r>
          <w:r>
            <w:rPr>
              <w:rFonts w:ascii="宋体" w:hAnsi="宋体"/>
              <w:sz w:val="24"/>
            </w:rPr>
            <w:t>5#</w:t>
          </w:r>
          <w:r>
            <w:rPr>
              <w:rFonts w:ascii="宋体" w:hAnsi="宋体" w:hint="eastAsia"/>
              <w:sz w:val="24"/>
            </w:rPr>
            <w:t>楼一层；</w:t>
          </w:r>
        </w:p>
        <w:p w:rsidR="00127927" w:rsidP="00127927">
          <w:pPr>
            <w:widowControl/>
            <w:numPr>
              <w:ilvl w:val="0"/>
              <w:numId w:val="3"/>
            </w:numPr>
            <w:spacing w:line="360" w:lineRule="auto"/>
            <w:jc w:val="left"/>
            <w:rPr>
              <w:rFonts w:ascii="宋体" w:hAnsi="宋体"/>
              <w:color w:val="333333"/>
              <w:kern w:val="0"/>
              <w:sz w:val="24"/>
            </w:rPr>
          </w:pPr>
          <w:r>
            <w:rPr>
              <w:rFonts w:ascii="宋体" w:hAnsi="宋体" w:hint="eastAsia"/>
              <w:sz w:val="24"/>
            </w:rPr>
            <w:t>公厕：设置于1</w:t>
          </w:r>
          <w:r>
            <w:rPr>
              <w:rFonts w:ascii="宋体" w:hAnsi="宋体"/>
              <w:sz w:val="24"/>
            </w:rPr>
            <w:t>8</w:t>
          </w:r>
          <w:r>
            <w:rPr>
              <w:rFonts w:ascii="宋体" w:hAnsi="宋体" w:hint="eastAsia"/>
              <w:sz w:val="24"/>
            </w:rPr>
            <w:t>#楼；</w:t>
          </w:r>
        </w:p>
        <w:p w:rsidR="00127927" w:rsidP="00127927">
          <w:pPr>
            <w:widowControl/>
            <w:numPr>
              <w:ilvl w:val="0"/>
              <w:numId w:val="3"/>
            </w:numPr>
            <w:spacing w:line="360" w:lineRule="auto"/>
            <w:jc w:val="left"/>
            <w:rPr>
              <w:rFonts w:ascii="宋体" w:hAnsi="宋体" w:hint="eastAsia"/>
              <w:color w:val="333333"/>
              <w:kern w:val="0"/>
              <w:sz w:val="24"/>
            </w:rPr>
          </w:pPr>
          <w:r>
            <w:rPr>
              <w:rFonts w:ascii="宋体" w:hAnsi="宋体" w:hint="eastAsia"/>
              <w:sz w:val="24"/>
            </w:rPr>
            <w:t>地埋式垃圾站：设置于1</w:t>
          </w:r>
          <w:r>
            <w:rPr>
              <w:rFonts w:ascii="宋体" w:hAnsi="宋体"/>
              <w:sz w:val="24"/>
            </w:rPr>
            <w:t>8</w:t>
          </w:r>
          <w:r>
            <w:rPr>
              <w:rFonts w:ascii="宋体" w:hAnsi="宋体" w:hint="eastAsia"/>
              <w:sz w:val="24"/>
            </w:rPr>
            <w:t>#楼西侧；</w:t>
          </w:r>
        </w:p>
        <w:p w:rsidR="00127927" w:rsidP="00127927">
          <w:pPr>
            <w:widowControl/>
            <w:numPr>
              <w:ilvl w:val="0"/>
              <w:numId w:val="3"/>
            </w:numPr>
            <w:spacing w:line="360" w:lineRule="auto"/>
            <w:jc w:val="left"/>
            <w:rPr>
              <w:rFonts w:ascii="宋体" w:hAnsi="宋体"/>
              <w:color w:val="333333"/>
              <w:kern w:val="0"/>
              <w:sz w:val="24"/>
            </w:rPr>
          </w:pPr>
          <w:r>
            <w:rPr>
              <w:rFonts w:ascii="宋体" w:hAnsi="宋体" w:hint="eastAsia"/>
              <w:sz w:val="24"/>
            </w:rPr>
            <w:t>公变房：设置于1</w:t>
          </w:r>
          <w:r>
            <w:rPr>
              <w:rFonts w:ascii="宋体" w:hAnsi="宋体"/>
              <w:sz w:val="24"/>
            </w:rPr>
            <w:t>0</w:t>
          </w:r>
          <w:r>
            <w:rPr>
              <w:rFonts w:ascii="宋体" w:hAnsi="宋体" w:hint="eastAsia"/>
              <w:sz w:val="24"/>
            </w:rPr>
            <w:t>#楼、1</w:t>
          </w:r>
          <w:r>
            <w:rPr>
              <w:rFonts w:ascii="宋体" w:hAnsi="宋体"/>
              <w:sz w:val="24"/>
            </w:rPr>
            <w:t>2</w:t>
          </w:r>
          <w:r>
            <w:rPr>
              <w:rFonts w:ascii="宋体" w:hAnsi="宋体" w:hint="eastAsia"/>
              <w:sz w:val="24"/>
            </w:rPr>
            <w:t>#楼、1</w:t>
          </w:r>
          <w:r>
            <w:rPr>
              <w:rFonts w:ascii="宋体" w:hAnsi="宋体"/>
              <w:sz w:val="24"/>
            </w:rPr>
            <w:t>3</w:t>
          </w:r>
          <w:r>
            <w:rPr>
              <w:rFonts w:ascii="宋体" w:hAnsi="宋体" w:hint="eastAsia"/>
              <w:sz w:val="24"/>
            </w:rPr>
            <w:t>#楼、1</w:t>
          </w:r>
          <w:r>
            <w:rPr>
              <w:rFonts w:ascii="宋体" w:hAnsi="宋体"/>
              <w:sz w:val="24"/>
            </w:rPr>
            <w:t>4#</w:t>
          </w:r>
          <w:r>
            <w:rPr>
              <w:rFonts w:ascii="宋体" w:hAnsi="宋体" w:hint="eastAsia"/>
              <w:sz w:val="24"/>
            </w:rPr>
            <w:t>楼负一层；</w:t>
          </w:r>
        </w:p>
        <w:p w:rsidR="00127927" w:rsidP="00127927">
          <w:pPr>
            <w:widowControl/>
            <w:numPr>
              <w:ilvl w:val="0"/>
              <w:numId w:val="3"/>
            </w:numPr>
            <w:spacing w:line="360" w:lineRule="auto"/>
            <w:jc w:val="left"/>
            <w:rPr>
              <w:rFonts w:ascii="宋体" w:hAnsi="宋体"/>
              <w:color w:val="333333"/>
              <w:kern w:val="0"/>
              <w:sz w:val="24"/>
            </w:rPr>
          </w:pPr>
          <w:r>
            <w:rPr>
              <w:rFonts w:ascii="宋体" w:hAnsi="宋体" w:hint="eastAsia"/>
              <w:sz w:val="24"/>
            </w:rPr>
            <w:t>专变房：设置于1</w:t>
          </w:r>
          <w:r>
            <w:rPr>
              <w:rFonts w:ascii="宋体" w:hAnsi="宋体"/>
              <w:sz w:val="24"/>
            </w:rPr>
            <w:t>3</w:t>
          </w:r>
          <w:r>
            <w:rPr>
              <w:rFonts w:ascii="宋体" w:hAnsi="宋体" w:hint="eastAsia"/>
              <w:sz w:val="24"/>
            </w:rPr>
            <w:t>#楼负一层；</w:t>
          </w:r>
        </w:p>
        <w:p w:rsidR="00127927" w:rsidP="00127927">
          <w:pPr>
            <w:widowControl/>
            <w:numPr>
              <w:ilvl w:val="0"/>
              <w:numId w:val="3"/>
            </w:numPr>
            <w:spacing w:line="360" w:lineRule="auto"/>
            <w:jc w:val="left"/>
            <w:rPr>
              <w:rFonts w:ascii="宋体" w:hAnsi="宋体"/>
              <w:color w:val="333333"/>
              <w:kern w:val="0"/>
              <w:sz w:val="24"/>
            </w:rPr>
          </w:pPr>
          <w:r>
            <w:rPr>
              <w:rFonts w:ascii="宋体" w:hAnsi="宋体" w:hint="eastAsia"/>
              <w:sz w:val="24"/>
            </w:rPr>
            <w:t>消防水泵房：设置于1</w:t>
          </w:r>
          <w:r>
            <w:rPr>
              <w:rFonts w:ascii="宋体" w:hAnsi="宋体"/>
              <w:sz w:val="24"/>
            </w:rPr>
            <w:t>5</w:t>
          </w:r>
          <w:r>
            <w:rPr>
              <w:rFonts w:ascii="宋体" w:hAnsi="宋体" w:hint="eastAsia"/>
              <w:sz w:val="24"/>
            </w:rPr>
            <w:t>#楼负一层；</w:t>
          </w:r>
        </w:p>
        <w:p w:rsidR="00127927" w:rsidP="00127927">
          <w:pPr>
            <w:widowControl/>
            <w:numPr>
              <w:ilvl w:val="0"/>
              <w:numId w:val="3"/>
            </w:numPr>
            <w:spacing w:line="360" w:lineRule="auto"/>
            <w:jc w:val="left"/>
            <w:rPr>
              <w:rFonts w:ascii="宋体" w:hAnsi="宋体"/>
              <w:color w:val="333333"/>
              <w:kern w:val="0"/>
              <w:sz w:val="24"/>
            </w:rPr>
          </w:pPr>
          <w:r>
            <w:rPr>
              <w:rFonts w:ascii="宋体" w:hAnsi="宋体" w:hint="eastAsia"/>
              <w:sz w:val="24"/>
            </w:rPr>
            <w:t>生活水泵房：设置于</w:t>
          </w:r>
          <w:r>
            <w:rPr>
              <w:rFonts w:ascii="宋体" w:hAnsi="宋体"/>
              <w:sz w:val="24"/>
            </w:rPr>
            <w:t>9</w:t>
          </w:r>
          <w:r>
            <w:rPr>
              <w:rFonts w:ascii="宋体" w:hAnsi="宋体" w:hint="eastAsia"/>
              <w:sz w:val="24"/>
            </w:rPr>
            <w:t>#楼负二层；</w:t>
          </w:r>
        </w:p>
        <w:p w:rsidR="00127927" w:rsidP="00127927">
          <w:pPr>
            <w:widowControl/>
            <w:numPr>
              <w:ilvl w:val="0"/>
              <w:numId w:val="3"/>
            </w:numPr>
            <w:spacing w:line="360" w:lineRule="auto"/>
            <w:jc w:val="left"/>
            <w:rPr>
              <w:rFonts w:ascii="宋体" w:hAnsi="宋体"/>
              <w:color w:val="333333"/>
              <w:kern w:val="0"/>
              <w:sz w:val="24"/>
            </w:rPr>
          </w:pPr>
          <w:r>
            <w:rPr>
              <w:rFonts w:ascii="宋体" w:hAnsi="宋体" w:hint="eastAsia"/>
              <w:sz w:val="24"/>
            </w:rPr>
            <w:t>屋顶水箱间：设置于1</w:t>
          </w:r>
          <w:r>
            <w:rPr>
              <w:rFonts w:ascii="宋体" w:hAnsi="宋体"/>
              <w:sz w:val="24"/>
            </w:rPr>
            <w:t>5</w:t>
          </w:r>
          <w:r>
            <w:rPr>
              <w:rFonts w:ascii="宋体" w:hAnsi="宋体" w:hint="eastAsia"/>
              <w:sz w:val="24"/>
            </w:rPr>
            <w:t>#楼楼梯间顶部；</w:t>
          </w:r>
        </w:p>
        <w:p w:rsidR="00127927" w:rsidP="00127927">
          <w:pPr>
            <w:widowControl/>
            <w:numPr>
              <w:ilvl w:val="0"/>
              <w:numId w:val="3"/>
            </w:numPr>
            <w:spacing w:line="360" w:lineRule="auto"/>
            <w:jc w:val="left"/>
            <w:rPr>
              <w:rFonts w:ascii="宋体" w:hAnsi="宋体"/>
              <w:color w:val="333333"/>
              <w:kern w:val="0"/>
              <w:sz w:val="24"/>
            </w:rPr>
          </w:pPr>
          <w:r>
            <w:rPr>
              <w:rFonts w:ascii="宋体" w:hAnsi="宋体" w:hint="eastAsia"/>
              <w:sz w:val="24"/>
            </w:rPr>
            <w:t>人防报警间：设置于</w:t>
          </w:r>
          <w:r>
            <w:rPr>
              <w:rFonts w:ascii="宋体" w:hAnsi="宋体"/>
              <w:sz w:val="24"/>
            </w:rPr>
            <w:t>9</w:t>
          </w:r>
          <w:r>
            <w:rPr>
              <w:rFonts w:ascii="宋体" w:hAnsi="宋体" w:hint="eastAsia"/>
              <w:sz w:val="24"/>
            </w:rPr>
            <w:t>#楼屋面；</w:t>
          </w:r>
        </w:p>
        <w:p w:rsidR="00127927" w:rsidP="00127927">
          <w:pPr>
            <w:widowControl/>
            <w:numPr>
              <w:ilvl w:val="0"/>
              <w:numId w:val="3"/>
            </w:numPr>
            <w:spacing w:line="360" w:lineRule="auto"/>
            <w:jc w:val="left"/>
            <w:rPr>
              <w:rFonts w:ascii="宋体" w:hAnsi="宋体"/>
              <w:color w:val="333333"/>
              <w:kern w:val="0"/>
              <w:sz w:val="24"/>
            </w:rPr>
          </w:pPr>
          <w:r>
            <w:rPr>
              <w:rFonts w:ascii="宋体" w:hAnsi="宋体" w:hint="eastAsia"/>
              <w:sz w:val="24"/>
            </w:rPr>
            <w:t>5</w:t>
          </w:r>
          <w:r>
            <w:rPr>
              <w:rFonts w:ascii="宋体" w:hAnsi="宋体"/>
              <w:sz w:val="24"/>
            </w:rPr>
            <w:t>G</w:t>
          </w:r>
          <w:r>
            <w:rPr>
              <w:rFonts w:ascii="宋体" w:hAnsi="宋体" w:hint="eastAsia"/>
              <w:sz w:val="24"/>
            </w:rPr>
            <w:t>机房：设置于1</w:t>
          </w:r>
          <w:r>
            <w:rPr>
              <w:rFonts w:ascii="宋体" w:hAnsi="宋体"/>
              <w:sz w:val="24"/>
            </w:rPr>
            <w:t>3</w:t>
          </w:r>
          <w:r>
            <w:rPr>
              <w:rFonts w:ascii="宋体" w:hAnsi="宋体" w:hint="eastAsia"/>
              <w:sz w:val="24"/>
            </w:rPr>
            <w:t>#楼屋面；</w:t>
          </w:r>
        </w:p>
        <w:p w:rsidR="00127927" w:rsidP="00127927">
          <w:pPr>
            <w:widowControl/>
            <w:numPr>
              <w:ilvl w:val="0"/>
              <w:numId w:val="3"/>
            </w:numPr>
            <w:spacing w:line="360" w:lineRule="auto"/>
            <w:jc w:val="left"/>
            <w:rPr>
              <w:rFonts w:ascii="宋体" w:hAnsi="宋体" w:hint="eastAsia"/>
              <w:color w:val="333333"/>
              <w:kern w:val="0"/>
              <w:sz w:val="24"/>
            </w:rPr>
          </w:pPr>
          <w:r>
            <w:rPr>
              <w:rFonts w:ascii="宋体" w:hAnsi="宋体" w:hint="eastAsia"/>
              <w:sz w:val="24"/>
            </w:rPr>
            <w:t>人防地库设置于-</w:t>
          </w:r>
          <w:r>
            <w:rPr>
              <w:rFonts w:ascii="宋体" w:hAnsi="宋体"/>
              <w:sz w:val="24"/>
            </w:rPr>
            <w:t>2</w:t>
          </w:r>
          <w:r>
            <w:rPr>
              <w:rFonts w:ascii="宋体" w:hAnsi="宋体" w:hint="eastAsia"/>
              <w:sz w:val="24"/>
            </w:rPr>
            <w:t>层地下车库，主要范围为1</w:t>
          </w:r>
          <w:r>
            <w:rPr>
              <w:rFonts w:ascii="宋体" w:hAnsi="宋体"/>
              <w:sz w:val="24"/>
            </w:rPr>
            <w:t>0</w:t>
          </w:r>
          <w:r>
            <w:rPr>
              <w:rFonts w:ascii="宋体" w:hAnsi="宋体" w:hint="eastAsia"/>
              <w:sz w:val="24"/>
            </w:rPr>
            <w:t>#、</w:t>
          </w:r>
          <w:r>
            <w:rPr>
              <w:rFonts w:ascii="宋体" w:hAnsi="宋体"/>
              <w:sz w:val="24"/>
            </w:rPr>
            <w:t>11</w:t>
          </w:r>
          <w:r>
            <w:rPr>
              <w:rFonts w:ascii="宋体" w:hAnsi="宋体" w:hint="eastAsia"/>
              <w:sz w:val="24"/>
            </w:rPr>
            <w:t>#、1</w:t>
          </w:r>
          <w:r>
            <w:rPr>
              <w:rFonts w:ascii="宋体" w:hAnsi="宋体"/>
              <w:sz w:val="24"/>
            </w:rPr>
            <w:t>7</w:t>
          </w:r>
          <w:r>
            <w:rPr>
              <w:rFonts w:ascii="宋体" w:hAnsi="宋体" w:hint="eastAsia"/>
              <w:sz w:val="24"/>
            </w:rPr>
            <w:t>#楼以南，</w:t>
          </w:r>
          <w:r>
            <w:rPr>
              <w:rFonts w:ascii="宋体" w:hAnsi="宋体"/>
              <w:sz w:val="24"/>
            </w:rPr>
            <w:t>9</w:t>
          </w:r>
          <w:r>
            <w:rPr>
              <w:rFonts w:ascii="宋体" w:hAnsi="宋体" w:hint="eastAsia"/>
              <w:sz w:val="24"/>
            </w:rPr>
            <w:t>#、</w:t>
          </w:r>
          <w:r>
            <w:rPr>
              <w:rFonts w:ascii="宋体" w:hAnsi="宋体"/>
              <w:sz w:val="24"/>
            </w:rPr>
            <w:t>12</w:t>
          </w:r>
          <w:r>
            <w:rPr>
              <w:rFonts w:ascii="宋体" w:hAnsi="宋体" w:hint="eastAsia"/>
              <w:sz w:val="24"/>
            </w:rPr>
            <w:t>#、</w:t>
          </w:r>
          <w:r>
            <w:rPr>
              <w:rFonts w:ascii="宋体" w:hAnsi="宋体"/>
              <w:sz w:val="24"/>
            </w:rPr>
            <w:t>16</w:t>
          </w:r>
          <w:r>
            <w:rPr>
              <w:rFonts w:ascii="宋体" w:hAnsi="宋体" w:hint="eastAsia"/>
              <w:sz w:val="24"/>
            </w:rPr>
            <w:t>#楼以北；</w:t>
          </w:r>
        </w:p>
        <w:p w:rsidR="00127927" w:rsidP="00127927">
          <w:pPr>
            <w:spacing w:line="360" w:lineRule="auto"/>
            <w:rPr>
              <w:rFonts w:ascii="宋体" w:hAnsi="宋体"/>
              <w:sz w:val="24"/>
            </w:rPr>
          </w:pPr>
          <w:r>
            <w:rPr>
              <w:rFonts w:ascii="宋体" w:hAnsi="宋体" w:hint="eastAsia"/>
              <w:sz w:val="24"/>
            </w:rPr>
            <w:t>其他：本项目每栋楼都会设置电视、电信、电力等配置柜、地下一层设置若干配电小间；在小区内有路灯、屋顶亮化、地下车库采光玻璃顶等。</w:t>
          </w:r>
        </w:p>
        <w:p w:rsidR="00127927" w:rsidP="00127927">
          <w:pPr>
            <w:widowControl/>
            <w:spacing w:line="360" w:lineRule="auto"/>
            <w:rPr>
              <w:rFonts w:ascii="宋体" w:hAnsi="宋体" w:cs="宋体"/>
              <w:color w:val="000000"/>
              <w:kern w:val="0"/>
              <w:sz w:val="24"/>
            </w:rPr>
          </w:pPr>
          <w:r>
            <w:rPr>
              <w:rFonts w:ascii="宋体" w:hAnsi="宋体" w:hint="eastAsia"/>
              <w:sz w:val="24"/>
            </w:rPr>
            <w:t>二、</w:t>
          </w:r>
          <w:r>
            <w:rPr>
              <w:rFonts w:ascii="宋体" w:hAnsi="宋体" w:cs="宋体"/>
              <w:color w:val="000000"/>
              <w:kern w:val="0"/>
              <w:sz w:val="24"/>
            </w:rPr>
            <w:t>其他约定</w:t>
          </w:r>
        </w:p>
        <w:p w:rsidR="00127927" w:rsidP="00127927">
          <w:pPr>
            <w:widowControl/>
            <w:spacing w:line="360" w:lineRule="auto"/>
            <w:jc w:val="left"/>
            <w:rPr>
              <w:rFonts w:ascii="宋体" w:hAnsi="宋体"/>
              <w:sz w:val="24"/>
            </w:rPr>
          </w:pPr>
          <w:r>
            <w:rPr>
              <w:rFonts w:ascii="宋体" w:hAnsi="宋体" w:hint="eastAsia"/>
              <w:sz w:val="24"/>
            </w:rPr>
            <w:t>1</w:t>
          </w:r>
          <w:r>
            <w:rPr>
              <w:rFonts w:ascii="宋体" w:hAnsi="宋体"/>
              <w:sz w:val="24"/>
            </w:rPr>
            <w:t>.</w:t>
          </w:r>
          <w:r>
            <w:rPr>
              <w:rFonts w:ascii="宋体" w:hAnsi="宋体" w:hint="eastAsia"/>
              <w:sz w:val="24"/>
            </w:rPr>
            <w:t xml:space="preserve"> 供电：住宅一户一表，电源接至户内开关箱（照明：线管、接线盒预埋到位，每户只安装一个开关、一盏灯并通电，其余管内不穿线、不装开关）插座：每户安装一个5孔插座并通电，其余线管接线盒预埋到位，管内不穿线、面板不安装。</w:t>
          </w:r>
        </w:p>
        <w:p w:rsidR="00127927" w:rsidP="00127927">
          <w:pPr>
            <w:widowControl/>
            <w:spacing w:line="360" w:lineRule="auto"/>
            <w:jc w:val="left"/>
            <w:rPr>
              <w:rFonts w:ascii="宋体" w:hAnsi="宋体"/>
              <w:sz w:val="24"/>
            </w:rPr>
          </w:pPr>
          <w:r>
            <w:rPr>
              <w:rFonts w:ascii="宋体" w:hAnsi="宋体" w:hint="eastAsia"/>
              <w:sz w:val="24"/>
            </w:rPr>
            <w:t>2</w:t>
          </w:r>
          <w:r>
            <w:rPr>
              <w:rFonts w:ascii="宋体" w:hAnsi="宋体"/>
              <w:sz w:val="24"/>
            </w:rPr>
            <w:t>.</w:t>
          </w:r>
          <w:r>
            <w:rPr>
              <w:rFonts w:ascii="宋体" w:hAnsi="宋体" w:hint="eastAsia"/>
              <w:sz w:val="24"/>
            </w:rPr>
            <w:t>给、排水：住宅一户一表，给水管只接至卫生间或厨房并安装一个水龙头；户内排水预留至排水接口。</w:t>
          </w:r>
        </w:p>
        <w:p w:rsidR="00127927" w:rsidP="00127927">
          <w:pPr>
            <w:widowControl/>
            <w:spacing w:line="360" w:lineRule="auto"/>
            <w:jc w:val="left"/>
            <w:rPr>
              <w:rFonts w:ascii="宋体" w:hAnsi="宋体"/>
              <w:sz w:val="24"/>
            </w:rPr>
          </w:pPr>
          <w:r>
            <w:rPr>
              <w:rFonts w:ascii="宋体" w:hAnsi="宋体" w:hint="eastAsia"/>
              <w:sz w:val="24"/>
            </w:rPr>
            <w:t>3</w:t>
          </w:r>
          <w:r>
            <w:rPr>
              <w:rFonts w:ascii="宋体" w:hAnsi="宋体"/>
              <w:sz w:val="24"/>
            </w:rPr>
            <w:t>.</w:t>
          </w:r>
          <w:r>
            <w:rPr>
              <w:rFonts w:ascii="宋体" w:hAnsi="宋体" w:hint="eastAsia"/>
              <w:sz w:val="24"/>
            </w:rPr>
            <w:t xml:space="preserve"> 电话网络有限电视：光纤入户至多媒体箱，开通费自理，箱后管线由业主自理。</w:t>
          </w:r>
        </w:p>
        <w:p w:rsidR="00127927" w:rsidP="00127927">
          <w:pPr>
            <w:widowControl/>
            <w:spacing w:line="360" w:lineRule="auto"/>
            <w:jc w:val="left"/>
            <w:rPr>
              <w:rFonts w:ascii="宋体" w:hAnsi="宋体" w:hint="eastAsia"/>
              <w:sz w:val="24"/>
            </w:rPr>
          </w:pPr>
          <w:r>
            <w:rPr>
              <w:rFonts w:ascii="宋体" w:hAnsi="宋体" w:hint="eastAsia"/>
              <w:sz w:val="24"/>
            </w:rPr>
            <w:t>4</w:t>
          </w:r>
          <w:r>
            <w:rPr>
              <w:rFonts w:ascii="宋体" w:hAnsi="宋体"/>
              <w:sz w:val="24"/>
            </w:rPr>
            <w:t>.</w:t>
          </w:r>
          <w:r>
            <w:rPr>
              <w:rFonts w:ascii="宋体" w:hAnsi="宋体" w:hint="eastAsia"/>
              <w:sz w:val="24"/>
            </w:rPr>
            <w:t xml:space="preserve"> 燃气：施工至燃气表，表后管道及开通手续由业主自行办理。</w:t>
          </w:r>
        </w:p>
        <w:p w:rsidR="00116D61" w:rsidRPr="008D19BF" w:rsidP="00B54F57">
          <w:pPr>
            <w:widowControl/>
            <w:spacing w:line="360" w:lineRule="auto"/>
            <w:rPr>
              <w:rFonts w:ascii="宋体" w:hAnsi="宋体" w:cs="宋体"/>
              <w:b/>
              <w:bCs/>
              <w:color w:val="000000"/>
              <w:kern w:val="0"/>
              <w:sz w:val="24"/>
            </w:rPr>
          </w:pPr>
          <w:r w:rsidR="00127927">
            <w:rPr>
              <w:rFonts w:ascii="宋体" w:hAnsi="宋体" w:hint="eastAsia"/>
              <w:sz w:val="24"/>
            </w:rPr>
            <w:t>上述设施的设计与建造完全符合国家相关技术规范标准，买受人或使用人对此不提任何异议。</w:t>
          </w:r>
          <w:r w:rsidRPr="008D19BF" w:rsidR="00B54F57">
            <w:rPr>
              <w:rFonts w:ascii="宋体" w:hAnsi="宋体" w:hint="eastAsia"/>
              <w:color w:val="000000"/>
              <w:sz w:val="24"/>
            </w:rPr>
            <w:t xml:space="preserve"> </w:t>
          </w:r>
        </w:p>
      </w:sdtContent>
    </w:sdt>
    <w:p w:rsidR="000355EF" w:rsidRPr="008D19BF" w:rsidP="00B54F57">
      <w:pPr>
        <w:widowControl/>
        <w:spacing w:line="360" w:lineRule="auto"/>
        <w:rPr>
          <w:rFonts w:ascii="宋体" w:hAnsi="宋体" w:cs="宋体"/>
          <w:b/>
          <w:bCs/>
          <w:color w:val="000000"/>
          <w:kern w:val="0"/>
          <w:sz w:val="24"/>
        </w:rPr>
      </w:pPr>
      <w:r w:rsidRPr="008D19BF">
        <w:rPr>
          <w:rFonts w:ascii="宋体" w:hAnsi="宋体" w:cs="宋体"/>
          <w:b/>
          <w:bCs/>
          <w:color w:val="000000"/>
          <w:kern w:val="0"/>
          <w:sz w:val="24"/>
        </w:rPr>
        <w:br w:type="page"/>
      </w:r>
      <w:r w:rsidRPr="008D19BF">
        <w:rPr>
          <w:rFonts w:ascii="宋体" w:hAnsi="宋体" w:cs="宋体"/>
          <w:b/>
          <w:bCs/>
          <w:color w:val="000000"/>
          <w:kern w:val="0"/>
          <w:sz w:val="24"/>
        </w:rPr>
        <w:t>附件六</w:t>
      </w:r>
      <w:r w:rsidRPr="008D19BF" w:rsidR="00075FAC">
        <w:rPr>
          <w:rFonts w:ascii="宋体" w:hAnsi="宋体" w:cs="宋体" w:hint="eastAsia"/>
          <w:b/>
          <w:bCs/>
          <w:color w:val="000000"/>
          <w:kern w:val="0"/>
          <w:sz w:val="24"/>
        </w:rPr>
        <w:t xml:space="preserve"> </w:t>
      </w:r>
      <w:r w:rsidRPr="008D19BF">
        <w:rPr>
          <w:rFonts w:ascii="宋体" w:hAnsi="宋体" w:cs="宋体"/>
          <w:b/>
          <w:bCs/>
          <w:color w:val="000000"/>
          <w:kern w:val="0"/>
          <w:sz w:val="24"/>
        </w:rPr>
        <w:t xml:space="preserve"> 关于装饰装修及相关设备标准的约定</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交付的商品房达不到本附件约定装修标准的，按照本合同第十六条第(三)款约定处理。出卖人未经双方约定增加的装置、装修、装饰，视为无条件赠送给买受人。</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双方就装饰装修主要材料和设备的品牌、产地、规格、数量等内容约定如下：</w:t>
      </w:r>
    </w:p>
    <w:p w:rsidR="00116D61" w:rsidRPr="008D19BF" w:rsidP="0091663C">
      <w:pPr>
        <w:widowControl/>
        <w:spacing w:line="360" w:lineRule="auto"/>
        <w:ind w:firstLine="480"/>
        <w:rPr>
          <w:rFonts w:ascii="宋体" w:hAnsi="宋体" w:cs="宋体"/>
          <w:color w:val="000000"/>
          <w:kern w:val="0"/>
          <w:sz w:val="24"/>
        </w:rPr>
      </w:pPr>
      <w:r w:rsidRPr="008D19BF">
        <w:rPr>
          <w:color w:val="000000"/>
          <w:kern w:val="0"/>
          <w:sz w:val="24"/>
        </w:rPr>
        <w:t>1</w:t>
      </w:r>
      <w:r w:rsidRPr="008D19BF">
        <w:rPr>
          <w:rFonts w:ascii="宋体" w:hAnsi="宋体" w:cs="宋体"/>
          <w:color w:val="000000"/>
          <w:kern w:val="0"/>
          <w:sz w:val="24"/>
        </w:rPr>
        <w:t>、外墙：</w:t>
      </w:r>
      <w:sdt>
        <w:sdtPr>
          <w:id w:val="1893489160"/>
          <w:placeholder>
            <w:docPart w:val="DefaultPlaceholder_22675703"/>
          </w:placeholder>
          <w:richText/>
        </w:sdtPr>
        <w:sdtContent>
          <w:r w:rsidRPr="00127927" w:rsidR="00127927">
            <w:rPr>
              <w:rFonts w:ascii="宋体" w:hAnsi="宋体" w:hint="eastAsia"/>
              <w:color w:val="000000"/>
              <w:sz w:val="24"/>
              <w:u w:val="single"/>
            </w:rPr>
            <w:t>仿石涂料、质感涂料、门头局部石材</w:t>
          </w:r>
        </w:sdtContent>
      </w:sdt>
      <w:r w:rsidRPr="008D19BF">
        <w:rPr>
          <w:rFonts w:ascii="宋体" w:hAnsi="宋体" w:cs="宋体"/>
          <w:color w:val="000000"/>
          <w:kern w:val="0"/>
          <w:sz w:val="24"/>
        </w:rPr>
        <w:t>。</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Pr>
          <w:rFonts w:ascii="宋体" w:hAnsi="宋体" w:cs="宋体"/>
          <w:color w:val="000000"/>
          <w:kern w:val="0"/>
          <w:sz w:val="24"/>
        </w:rPr>
        <w:t>、</w:t>
      </w:r>
      <w:r w:rsidRPr="008D19BF" w:rsidR="00534941">
        <w:rPr>
          <w:rFonts w:ascii="宋体" w:hAnsi="宋体" w:cs="宋体" w:hint="eastAsia"/>
          <w:color w:val="000000"/>
          <w:kern w:val="0"/>
          <w:sz w:val="24"/>
        </w:rPr>
        <w:t>室内公共部位：</w:t>
      </w:r>
    </w:p>
    <w:p w:rsidR="00534941" w:rsidRPr="008D19BF" w:rsidP="00534941">
      <w:pPr>
        <w:widowControl/>
        <w:spacing w:line="360" w:lineRule="auto"/>
        <w:ind w:left="420" w:leftChars="200"/>
        <w:rPr>
          <w:rFonts w:ascii="宋体" w:hAnsi="宋体" w:cs="宋体" w:hint="eastAsia"/>
          <w:color w:val="000000"/>
          <w:kern w:val="0"/>
          <w:sz w:val="24"/>
        </w:rPr>
      </w:pPr>
      <w:r w:rsidRPr="008D19BF">
        <w:rPr>
          <w:rFonts w:ascii="宋体" w:hAnsi="宋体" w:cs="宋体" w:hint="eastAsia"/>
          <w:color w:val="000000"/>
          <w:kern w:val="0"/>
          <w:sz w:val="24"/>
        </w:rPr>
        <w:t>(1)入户大堂：</w:t>
      </w:r>
    </w:p>
    <w:p w:rsidR="00534941" w:rsidRPr="008D19BF" w:rsidP="00534941">
      <w:pPr>
        <w:widowControl/>
        <w:spacing w:line="360" w:lineRule="auto"/>
        <w:ind w:left="420" w:leftChars="200"/>
        <w:rPr>
          <w:rFonts w:ascii="宋体" w:hAnsi="宋体" w:cs="宋体" w:hint="eastAsia"/>
          <w:color w:val="000000"/>
          <w:kern w:val="0"/>
          <w:sz w:val="24"/>
        </w:rPr>
      </w:pPr>
      <w:r w:rsidRPr="008D19BF">
        <w:rPr>
          <w:rFonts w:ascii="宋体" w:hAnsi="宋体" w:cs="宋体" w:hint="eastAsia"/>
          <w:color w:val="000000"/>
          <w:kern w:val="0"/>
          <w:sz w:val="24"/>
        </w:rPr>
        <w:t>地面</w:t>
      </w:r>
      <w:r w:rsidR="00EE5F3F">
        <w:rPr>
          <w:rFonts w:ascii="宋体" w:hAnsi="宋体" w:cs="宋体" w:hint="eastAsia"/>
          <w:color w:val="000000"/>
          <w:kern w:val="0"/>
          <w:sz w:val="24"/>
        </w:rPr>
        <w:t>：</w:t>
      </w:r>
      <w:sdt>
        <w:sdtPr>
          <w:id w:val="98592428"/>
          <w:placeholder>
            <w:docPart w:val="DefaultPlaceholder_22675703"/>
          </w:placeholder>
          <w:richText/>
        </w:sdtPr>
        <w:sdtContent>
          <w:r w:rsidRPr="00127927" w:rsidR="00127927">
            <w:rPr>
              <w:rFonts w:ascii="宋体" w:hAnsi="宋体" w:cs="宋体" w:hint="eastAsia"/>
              <w:color w:val="000000"/>
              <w:kern w:val="0"/>
              <w:sz w:val="24"/>
              <w:u w:val="single"/>
            </w:rPr>
            <w:t>地砖</w:t>
          </w:r>
        </w:sdtContent>
      </w:sdt>
      <w:r w:rsidRPr="008D19BF">
        <w:rPr>
          <w:rFonts w:ascii="宋体" w:hAnsi="宋体" w:cs="宋体" w:hint="eastAsia"/>
          <w:color w:val="000000"/>
          <w:kern w:val="0"/>
          <w:sz w:val="24"/>
        </w:rPr>
        <w:t>；墙面</w:t>
      </w:r>
      <w:r w:rsidR="00EE5F3F">
        <w:rPr>
          <w:rFonts w:ascii="宋体" w:hAnsi="宋体" w:cs="宋体" w:hint="eastAsia"/>
          <w:color w:val="000000"/>
          <w:kern w:val="0"/>
          <w:sz w:val="24"/>
        </w:rPr>
        <w:t>：</w:t>
      </w:r>
      <w:sdt>
        <w:sdtPr>
          <w:id w:val="240842934"/>
          <w:placeholder>
            <w:docPart w:val="DefaultPlaceholder_22675703"/>
          </w:placeholder>
          <w:richText/>
        </w:sdtPr>
        <w:sdtContent>
          <w:r w:rsidRPr="00127927" w:rsidR="00127927">
            <w:rPr>
              <w:rFonts w:ascii="宋体" w:hAnsi="宋体" w:cs="宋体" w:hint="eastAsia"/>
              <w:color w:val="000000"/>
              <w:kern w:val="0"/>
              <w:sz w:val="24"/>
              <w:u w:val="single"/>
            </w:rPr>
            <w:t>瓷砖</w:t>
          </w:r>
        </w:sdtContent>
      </w:sdt>
      <w:r w:rsidRPr="008D19BF">
        <w:rPr>
          <w:rFonts w:ascii="宋体" w:hAnsi="宋体" w:cs="宋体" w:hint="eastAsia"/>
          <w:color w:val="000000"/>
          <w:kern w:val="0"/>
          <w:sz w:val="24"/>
        </w:rPr>
        <w:t>；顶棚</w:t>
      </w:r>
      <w:r w:rsidR="00EE5F3F">
        <w:rPr>
          <w:rFonts w:ascii="宋体" w:hAnsi="宋体" w:cs="宋体" w:hint="eastAsia"/>
          <w:color w:val="000000"/>
          <w:kern w:val="0"/>
          <w:sz w:val="24"/>
        </w:rPr>
        <w:t>：</w:t>
      </w:r>
      <w:sdt>
        <w:sdtPr>
          <w:id w:val="1253688580"/>
          <w:placeholder>
            <w:docPart w:val="DefaultPlaceholder_22675703"/>
          </w:placeholder>
          <w:richText/>
        </w:sdtPr>
        <w:sdtContent>
          <w:r w:rsidRPr="00127927" w:rsidR="00127927">
            <w:rPr>
              <w:rFonts w:ascii="宋体" w:hAnsi="宋体" w:cs="宋体" w:hint="eastAsia"/>
              <w:color w:val="000000"/>
              <w:kern w:val="0"/>
              <w:sz w:val="24"/>
              <w:u w:val="single"/>
            </w:rPr>
            <w:t>乳胶漆</w:t>
          </w:r>
        </w:sdtContent>
      </w:sdt>
      <w:r w:rsidRPr="008D19BF">
        <w:rPr>
          <w:rFonts w:ascii="宋体" w:hAnsi="宋体" w:cs="宋体" w:hint="eastAsia"/>
          <w:color w:val="000000"/>
          <w:kern w:val="0"/>
          <w:sz w:val="24"/>
        </w:rPr>
        <w:t>；</w:t>
      </w:r>
    </w:p>
    <w:p w:rsidR="00534941" w:rsidRPr="008D19BF" w:rsidP="00534941">
      <w:pPr>
        <w:widowControl/>
        <w:spacing w:line="360" w:lineRule="auto"/>
        <w:ind w:left="420" w:leftChars="200"/>
        <w:rPr>
          <w:rFonts w:ascii="宋体" w:hAnsi="宋体" w:cs="宋体" w:hint="eastAsia"/>
          <w:color w:val="000000"/>
          <w:kern w:val="0"/>
          <w:sz w:val="24"/>
        </w:rPr>
      </w:pPr>
      <w:r w:rsidRPr="008D19BF">
        <w:rPr>
          <w:rFonts w:ascii="宋体" w:hAnsi="宋体" w:cs="宋体" w:hint="eastAsia"/>
          <w:color w:val="000000"/>
          <w:kern w:val="0"/>
          <w:sz w:val="24"/>
        </w:rPr>
        <w:t>(2)电梯前室：</w:t>
      </w:r>
    </w:p>
    <w:p w:rsidR="00EE5F3F" w:rsidRPr="008D19BF" w:rsidP="00EE5F3F">
      <w:pPr>
        <w:widowControl/>
        <w:spacing w:line="360" w:lineRule="auto"/>
        <w:ind w:left="420" w:leftChars="200"/>
        <w:rPr>
          <w:rFonts w:ascii="宋体" w:hAnsi="宋体" w:cs="宋体" w:hint="eastAsia"/>
          <w:color w:val="000000"/>
          <w:kern w:val="0"/>
          <w:sz w:val="24"/>
        </w:rPr>
      </w:pPr>
      <w:r w:rsidRPr="008D19BF">
        <w:rPr>
          <w:rFonts w:ascii="宋体" w:hAnsi="宋体" w:cs="宋体" w:hint="eastAsia"/>
          <w:color w:val="000000"/>
          <w:kern w:val="0"/>
          <w:sz w:val="24"/>
        </w:rPr>
        <w:t>地面</w:t>
      </w:r>
      <w:r>
        <w:rPr>
          <w:rFonts w:ascii="宋体" w:hAnsi="宋体" w:cs="宋体" w:hint="eastAsia"/>
          <w:color w:val="000000"/>
          <w:kern w:val="0"/>
          <w:sz w:val="24"/>
        </w:rPr>
        <w:t>：</w:t>
      </w:r>
      <w:sdt>
        <w:sdtPr>
          <w:id w:val="207720770"/>
          <w:placeholder>
            <w:docPart w:val="DefaultPlaceholder_22675703"/>
          </w:placeholder>
          <w:richText/>
        </w:sdtPr>
        <w:sdtContent>
          <w:r w:rsidRPr="00127927" w:rsidR="00127927">
            <w:rPr>
              <w:rFonts w:ascii="宋体" w:hAnsi="宋体" w:cs="宋体" w:hint="eastAsia"/>
              <w:color w:val="000000"/>
              <w:kern w:val="0"/>
              <w:sz w:val="24"/>
              <w:u w:val="single"/>
            </w:rPr>
            <w:t>地砖</w:t>
          </w:r>
        </w:sdtContent>
      </w:sdt>
      <w:r w:rsidRPr="008D19BF">
        <w:rPr>
          <w:rFonts w:ascii="宋体" w:hAnsi="宋体" w:cs="宋体" w:hint="eastAsia"/>
          <w:color w:val="000000"/>
          <w:kern w:val="0"/>
          <w:sz w:val="24"/>
        </w:rPr>
        <w:t>；墙面</w:t>
      </w:r>
      <w:r>
        <w:rPr>
          <w:rFonts w:ascii="宋体" w:hAnsi="宋体" w:cs="宋体" w:hint="eastAsia"/>
          <w:color w:val="000000"/>
          <w:kern w:val="0"/>
          <w:sz w:val="24"/>
        </w:rPr>
        <w:t>：</w:t>
      </w:r>
      <w:sdt>
        <w:sdtPr>
          <w:id w:val="597391947"/>
          <w:placeholder>
            <w:docPart w:val="DefaultPlaceholder_22675703"/>
          </w:placeholder>
          <w:richText/>
        </w:sdtPr>
        <w:sdtContent>
          <w:r w:rsidRPr="00127927" w:rsidR="00127927">
            <w:rPr>
              <w:rFonts w:ascii="宋体" w:hAnsi="宋体" w:cs="宋体" w:hint="eastAsia"/>
              <w:color w:val="000000"/>
              <w:kern w:val="0"/>
              <w:sz w:val="24"/>
              <w:u w:val="single"/>
            </w:rPr>
            <w:t>瓷砖</w:t>
          </w:r>
        </w:sdtContent>
      </w:sdt>
      <w:r w:rsidRPr="008D19BF">
        <w:rPr>
          <w:rFonts w:ascii="宋体" w:hAnsi="宋体" w:cs="宋体" w:hint="eastAsia"/>
          <w:color w:val="000000"/>
          <w:kern w:val="0"/>
          <w:sz w:val="24"/>
        </w:rPr>
        <w:t>；顶棚</w:t>
      </w:r>
      <w:r>
        <w:rPr>
          <w:rFonts w:ascii="宋体" w:hAnsi="宋体" w:cs="宋体" w:hint="eastAsia"/>
          <w:color w:val="000000"/>
          <w:kern w:val="0"/>
          <w:sz w:val="24"/>
        </w:rPr>
        <w:t>：</w:t>
      </w:r>
      <w:sdt>
        <w:sdtPr>
          <w:id w:val="502537500"/>
          <w:placeholder>
            <w:docPart w:val="DefaultPlaceholder_22675703"/>
          </w:placeholder>
          <w:richText/>
        </w:sdtPr>
        <w:sdtContent>
          <w:r w:rsidRPr="00127927" w:rsidR="00127927">
            <w:rPr>
              <w:rFonts w:ascii="宋体" w:hAnsi="宋体" w:cs="宋体" w:hint="eastAsia"/>
              <w:color w:val="000000"/>
              <w:kern w:val="0"/>
              <w:sz w:val="24"/>
              <w:u w:val="single"/>
            </w:rPr>
            <w:t>乳胶漆</w:t>
          </w:r>
        </w:sdtContent>
      </w:sdt>
      <w:r w:rsidRPr="008D19BF">
        <w:rPr>
          <w:rFonts w:ascii="宋体" w:hAnsi="宋体" w:cs="宋体" w:hint="eastAsia"/>
          <w:color w:val="000000"/>
          <w:kern w:val="0"/>
          <w:sz w:val="24"/>
        </w:rPr>
        <w:t>；</w:t>
      </w:r>
    </w:p>
    <w:p w:rsidR="00534941" w:rsidRPr="008D19BF" w:rsidP="00534941">
      <w:pPr>
        <w:widowControl/>
        <w:spacing w:line="360" w:lineRule="auto"/>
        <w:ind w:left="420" w:leftChars="200"/>
        <w:rPr>
          <w:rFonts w:ascii="宋体" w:hAnsi="宋体" w:cs="宋体" w:hint="eastAsia"/>
          <w:color w:val="000000"/>
          <w:kern w:val="0"/>
          <w:sz w:val="24"/>
        </w:rPr>
      </w:pPr>
      <w:r w:rsidRPr="008D19BF">
        <w:rPr>
          <w:rFonts w:ascii="宋体" w:hAnsi="宋体" w:cs="宋体" w:hint="eastAsia"/>
          <w:color w:val="000000"/>
          <w:kern w:val="0"/>
          <w:sz w:val="24"/>
        </w:rPr>
        <w:t>(3)公共走道：</w:t>
      </w:r>
    </w:p>
    <w:p w:rsidR="00EE5F3F" w:rsidRPr="008D19BF" w:rsidP="00EE5F3F">
      <w:pPr>
        <w:widowControl/>
        <w:spacing w:line="360" w:lineRule="auto"/>
        <w:ind w:left="420" w:leftChars="200"/>
        <w:rPr>
          <w:rFonts w:ascii="宋体" w:hAnsi="宋体" w:cs="宋体" w:hint="eastAsia"/>
          <w:color w:val="000000"/>
          <w:kern w:val="0"/>
          <w:sz w:val="24"/>
        </w:rPr>
      </w:pPr>
      <w:r w:rsidRPr="008D19BF">
        <w:rPr>
          <w:rFonts w:ascii="宋体" w:hAnsi="宋体" w:cs="宋体" w:hint="eastAsia"/>
          <w:color w:val="000000"/>
          <w:kern w:val="0"/>
          <w:sz w:val="24"/>
        </w:rPr>
        <w:t>地面</w:t>
      </w:r>
      <w:r>
        <w:rPr>
          <w:rFonts w:ascii="宋体" w:hAnsi="宋体" w:cs="宋体" w:hint="eastAsia"/>
          <w:color w:val="000000"/>
          <w:kern w:val="0"/>
          <w:sz w:val="24"/>
        </w:rPr>
        <w:t>：</w:t>
      </w:r>
      <w:sdt>
        <w:sdtPr>
          <w:id w:val="1073521837"/>
          <w:placeholder>
            <w:docPart w:val="DefaultPlaceholder_22675703"/>
          </w:placeholder>
          <w:richText/>
        </w:sdtPr>
        <w:sdtContent>
          <w:r w:rsidRPr="00127927" w:rsidR="00127927">
            <w:rPr>
              <w:rFonts w:ascii="宋体" w:hAnsi="宋体" w:cs="宋体" w:hint="eastAsia"/>
              <w:color w:val="000000"/>
              <w:kern w:val="0"/>
              <w:sz w:val="24"/>
              <w:u w:val="single"/>
            </w:rPr>
            <w:t>地砖</w:t>
          </w:r>
        </w:sdtContent>
      </w:sdt>
      <w:r w:rsidRPr="008D19BF">
        <w:rPr>
          <w:rFonts w:ascii="宋体" w:hAnsi="宋体" w:cs="宋体" w:hint="eastAsia"/>
          <w:color w:val="000000"/>
          <w:kern w:val="0"/>
          <w:sz w:val="24"/>
        </w:rPr>
        <w:t>；墙面</w:t>
      </w:r>
      <w:r>
        <w:rPr>
          <w:rFonts w:ascii="宋体" w:hAnsi="宋体" w:cs="宋体" w:hint="eastAsia"/>
          <w:color w:val="000000"/>
          <w:kern w:val="0"/>
          <w:sz w:val="24"/>
        </w:rPr>
        <w:t>：</w:t>
      </w:r>
      <w:sdt>
        <w:sdtPr>
          <w:id w:val="2031096994"/>
          <w:placeholder>
            <w:docPart w:val="DefaultPlaceholder_22675703"/>
          </w:placeholder>
          <w:richText/>
        </w:sdtPr>
        <w:sdtContent>
          <w:r w:rsidRPr="00127927" w:rsidR="00127927">
            <w:rPr>
              <w:rFonts w:ascii="宋体" w:hAnsi="宋体" w:cs="宋体" w:hint="eastAsia"/>
              <w:color w:val="000000"/>
              <w:kern w:val="0"/>
              <w:sz w:val="24"/>
              <w:u w:val="single"/>
            </w:rPr>
            <w:t>瓷砖</w:t>
          </w:r>
        </w:sdtContent>
      </w:sdt>
      <w:r w:rsidRPr="008D19BF">
        <w:rPr>
          <w:rFonts w:ascii="宋体" w:hAnsi="宋体" w:cs="宋体" w:hint="eastAsia"/>
          <w:color w:val="000000"/>
          <w:kern w:val="0"/>
          <w:sz w:val="24"/>
        </w:rPr>
        <w:t>；顶棚</w:t>
      </w:r>
      <w:r>
        <w:rPr>
          <w:rFonts w:ascii="宋体" w:hAnsi="宋体" w:cs="宋体" w:hint="eastAsia"/>
          <w:color w:val="000000"/>
          <w:kern w:val="0"/>
          <w:sz w:val="24"/>
        </w:rPr>
        <w:t>：</w:t>
      </w:r>
      <w:sdt>
        <w:sdtPr>
          <w:id w:val="1881083006"/>
          <w:placeholder>
            <w:docPart w:val="DefaultPlaceholder_22675703"/>
          </w:placeholder>
          <w:richText/>
        </w:sdtPr>
        <w:sdtContent>
          <w:r w:rsidRPr="00127927" w:rsidR="00127927">
            <w:rPr>
              <w:rFonts w:ascii="宋体" w:hAnsi="宋体" w:cs="宋体" w:hint="eastAsia"/>
              <w:color w:val="000000"/>
              <w:kern w:val="0"/>
              <w:sz w:val="24"/>
              <w:u w:val="single"/>
            </w:rPr>
            <w:t>乳胶漆</w:t>
          </w:r>
        </w:sdtContent>
      </w:sdt>
      <w:r w:rsidRPr="008D19BF">
        <w:rPr>
          <w:rFonts w:ascii="宋体" w:hAnsi="宋体" w:cs="宋体" w:hint="eastAsia"/>
          <w:color w:val="000000"/>
          <w:kern w:val="0"/>
          <w:sz w:val="24"/>
        </w:rPr>
        <w:t>；</w:t>
      </w:r>
    </w:p>
    <w:p w:rsidR="00534941" w:rsidRPr="008D19BF" w:rsidP="00534941">
      <w:pPr>
        <w:widowControl/>
        <w:spacing w:line="360" w:lineRule="auto"/>
        <w:ind w:left="420" w:leftChars="200"/>
        <w:rPr>
          <w:rFonts w:ascii="宋体" w:hAnsi="宋体" w:cs="宋体" w:hint="eastAsia"/>
          <w:color w:val="000000"/>
          <w:kern w:val="0"/>
          <w:sz w:val="24"/>
        </w:rPr>
      </w:pPr>
      <w:r w:rsidRPr="008D19BF">
        <w:rPr>
          <w:rFonts w:ascii="宋体" w:hAnsi="宋体" w:cs="宋体" w:hint="eastAsia"/>
          <w:color w:val="000000"/>
          <w:kern w:val="0"/>
          <w:sz w:val="24"/>
        </w:rPr>
        <w:t>(4)楼梯间：</w:t>
      </w:r>
    </w:p>
    <w:p w:rsidR="00EE5F3F" w:rsidRPr="008D19BF" w:rsidP="00EE5F3F">
      <w:pPr>
        <w:widowControl/>
        <w:spacing w:line="360" w:lineRule="auto"/>
        <w:ind w:left="420" w:leftChars="200"/>
        <w:rPr>
          <w:rFonts w:ascii="宋体" w:hAnsi="宋体" w:cs="宋体" w:hint="eastAsia"/>
          <w:color w:val="000000"/>
          <w:kern w:val="0"/>
          <w:sz w:val="24"/>
        </w:rPr>
      </w:pPr>
      <w:r w:rsidRPr="008D19BF">
        <w:rPr>
          <w:rFonts w:ascii="宋体" w:hAnsi="宋体" w:cs="宋体" w:hint="eastAsia"/>
          <w:color w:val="000000"/>
          <w:kern w:val="0"/>
          <w:sz w:val="24"/>
        </w:rPr>
        <w:t>地面</w:t>
      </w:r>
      <w:r>
        <w:rPr>
          <w:rFonts w:ascii="宋体" w:hAnsi="宋体" w:cs="宋体" w:hint="eastAsia"/>
          <w:color w:val="000000"/>
          <w:kern w:val="0"/>
          <w:sz w:val="24"/>
        </w:rPr>
        <w:t>：</w:t>
      </w:r>
      <w:sdt>
        <w:sdtPr>
          <w:id w:val="1034341180"/>
          <w:placeholder>
            <w:docPart w:val="DefaultPlaceholder_22675703"/>
          </w:placeholder>
          <w:richText/>
        </w:sdtPr>
        <w:sdtContent>
          <w:r w:rsidRPr="00127927" w:rsidR="00127927">
            <w:rPr>
              <w:rFonts w:ascii="宋体" w:hAnsi="宋体" w:cs="宋体" w:hint="eastAsia"/>
              <w:color w:val="000000"/>
              <w:kern w:val="0"/>
              <w:sz w:val="24"/>
              <w:u w:val="single"/>
            </w:rPr>
            <w:t>地砖（负二层至二层为地砖、以上为水泥压光）</w:t>
          </w:r>
        </w:sdtContent>
      </w:sdt>
      <w:r w:rsidRPr="008D19BF">
        <w:rPr>
          <w:rFonts w:ascii="宋体" w:hAnsi="宋体" w:cs="宋体" w:hint="eastAsia"/>
          <w:color w:val="000000"/>
          <w:kern w:val="0"/>
          <w:sz w:val="24"/>
        </w:rPr>
        <w:t>；墙面</w:t>
      </w:r>
      <w:r>
        <w:rPr>
          <w:rFonts w:ascii="宋体" w:hAnsi="宋体" w:cs="宋体" w:hint="eastAsia"/>
          <w:color w:val="000000"/>
          <w:kern w:val="0"/>
          <w:sz w:val="24"/>
        </w:rPr>
        <w:t>：</w:t>
      </w:r>
      <w:sdt>
        <w:sdtPr>
          <w:id w:val="907213507"/>
          <w:placeholder>
            <w:docPart w:val="DefaultPlaceholder_22675703"/>
          </w:placeholder>
          <w:richText/>
        </w:sdtPr>
        <w:sdtContent>
          <w:r w:rsidRPr="00127927" w:rsidR="00127927">
            <w:rPr>
              <w:rFonts w:ascii="宋体" w:hAnsi="宋体" w:cs="宋体" w:hint="eastAsia"/>
              <w:color w:val="000000"/>
              <w:kern w:val="0"/>
              <w:sz w:val="24"/>
              <w:u w:val="single"/>
            </w:rPr>
            <w:t>瓷砖（负二层至二层为瓷砖、以上为乳胶漆）</w:t>
          </w:r>
        </w:sdtContent>
      </w:sdt>
      <w:r w:rsidRPr="008D19BF">
        <w:rPr>
          <w:rFonts w:ascii="宋体" w:hAnsi="宋体" w:cs="宋体" w:hint="eastAsia"/>
          <w:color w:val="000000"/>
          <w:kern w:val="0"/>
          <w:sz w:val="24"/>
        </w:rPr>
        <w:t>；顶棚</w:t>
      </w:r>
      <w:r>
        <w:rPr>
          <w:rFonts w:ascii="宋体" w:hAnsi="宋体" w:cs="宋体" w:hint="eastAsia"/>
          <w:color w:val="000000"/>
          <w:kern w:val="0"/>
          <w:sz w:val="24"/>
        </w:rPr>
        <w:t>：</w:t>
      </w:r>
      <w:sdt>
        <w:sdtPr>
          <w:id w:val="929461316"/>
          <w:placeholder>
            <w:docPart w:val="DefaultPlaceholder_22675703"/>
          </w:placeholder>
          <w:richText/>
        </w:sdtPr>
        <w:sdtContent>
          <w:r w:rsidRPr="00127927" w:rsidR="00127927">
            <w:rPr>
              <w:rFonts w:ascii="宋体" w:hAnsi="宋体" w:cs="宋体" w:hint="eastAsia"/>
              <w:color w:val="000000"/>
              <w:kern w:val="0"/>
              <w:sz w:val="24"/>
              <w:u w:val="single"/>
            </w:rPr>
            <w:t>乳胶漆</w:t>
          </w:r>
        </w:sdtContent>
      </w:sdt>
      <w:r w:rsidRPr="008D19BF">
        <w:rPr>
          <w:rFonts w:ascii="宋体" w:hAnsi="宋体" w:cs="宋体" w:hint="eastAsia"/>
          <w:color w:val="000000"/>
          <w:kern w:val="0"/>
          <w:sz w:val="24"/>
        </w:rPr>
        <w:t>。</w:t>
      </w:r>
    </w:p>
    <w:p w:rsidR="00116D61" w:rsidRPr="008D19BF" w:rsidP="00534941">
      <w:pPr>
        <w:widowControl/>
        <w:spacing w:line="36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3</w:t>
      </w:r>
      <w:r w:rsidRPr="008D19BF">
        <w:rPr>
          <w:rFonts w:ascii="宋体" w:hAnsi="宋体" w:cs="宋体"/>
          <w:color w:val="000000"/>
          <w:kern w:val="0"/>
          <w:sz w:val="24"/>
        </w:rPr>
        <w:t>、</w:t>
      </w:r>
      <w:r w:rsidRPr="008D19BF" w:rsidR="00534941">
        <w:rPr>
          <w:rFonts w:ascii="宋体" w:hAnsi="宋体" w:cs="宋体" w:hint="eastAsia"/>
          <w:color w:val="000000"/>
          <w:kern w:val="0"/>
          <w:sz w:val="24"/>
        </w:rPr>
        <w:t>起居室</w:t>
      </w:r>
      <w:r w:rsidRPr="008D19BF">
        <w:rPr>
          <w:rFonts w:ascii="宋体" w:hAnsi="宋体" w:cs="宋体"/>
          <w:color w:val="000000"/>
          <w:kern w:val="0"/>
          <w:sz w:val="24"/>
        </w:rPr>
        <w:t>：</w:t>
      </w:r>
    </w:p>
    <w:p w:rsidR="00EE5F3F" w:rsidRPr="008D19BF" w:rsidP="00EE5F3F">
      <w:pPr>
        <w:widowControl/>
        <w:spacing w:line="360" w:lineRule="auto"/>
        <w:ind w:left="420" w:leftChars="200"/>
        <w:rPr>
          <w:rFonts w:ascii="宋体" w:hAnsi="宋体" w:cs="宋体" w:hint="eastAsia"/>
          <w:color w:val="000000"/>
          <w:kern w:val="0"/>
          <w:sz w:val="24"/>
        </w:rPr>
      </w:pPr>
      <w:r w:rsidRPr="008D19BF">
        <w:rPr>
          <w:rFonts w:ascii="宋体" w:hAnsi="宋体" w:cs="宋体" w:hint="eastAsia"/>
          <w:color w:val="000000"/>
          <w:kern w:val="0"/>
          <w:sz w:val="24"/>
        </w:rPr>
        <w:t>地面</w:t>
      </w:r>
      <w:r>
        <w:rPr>
          <w:rFonts w:ascii="宋体" w:hAnsi="宋体" w:cs="宋体" w:hint="eastAsia"/>
          <w:color w:val="000000"/>
          <w:kern w:val="0"/>
          <w:sz w:val="24"/>
        </w:rPr>
        <w:t>：</w:t>
      </w:r>
      <w:sdt>
        <w:sdtPr>
          <w:id w:val="1482869606"/>
          <w:placeholder>
            <w:docPart w:val="DefaultPlaceholder_22675703"/>
          </w:placeholder>
          <w:richText/>
        </w:sdtPr>
        <w:sdtContent>
          <w:r w:rsidRPr="00127927" w:rsidR="00127927">
            <w:rPr>
              <w:rFonts w:ascii="宋体" w:hAnsi="宋体" w:cs="宋体" w:hint="eastAsia"/>
              <w:color w:val="000000"/>
              <w:kern w:val="0"/>
              <w:sz w:val="24"/>
              <w:u w:val="single"/>
            </w:rPr>
            <w:t>细石混凝土地面</w:t>
          </w:r>
        </w:sdtContent>
      </w:sdt>
      <w:r w:rsidRPr="008D19BF">
        <w:rPr>
          <w:rFonts w:ascii="宋体" w:hAnsi="宋体" w:cs="宋体" w:hint="eastAsia"/>
          <w:color w:val="000000"/>
          <w:kern w:val="0"/>
          <w:sz w:val="24"/>
        </w:rPr>
        <w:t>；</w:t>
      </w:r>
      <w:r>
        <w:rPr>
          <w:rFonts w:ascii="宋体" w:hAnsi="宋体" w:cs="宋体" w:hint="eastAsia"/>
          <w:color w:val="000000"/>
          <w:kern w:val="0"/>
          <w:sz w:val="24"/>
        </w:rPr>
        <w:t>内</w:t>
      </w:r>
      <w:r w:rsidRPr="008D19BF">
        <w:rPr>
          <w:rFonts w:ascii="宋体" w:hAnsi="宋体" w:cs="宋体" w:hint="eastAsia"/>
          <w:color w:val="000000"/>
          <w:kern w:val="0"/>
          <w:sz w:val="24"/>
        </w:rPr>
        <w:t>墙</w:t>
      </w:r>
      <w:r>
        <w:rPr>
          <w:rFonts w:ascii="宋体" w:hAnsi="宋体" w:cs="宋体" w:hint="eastAsia"/>
          <w:color w:val="000000"/>
          <w:kern w:val="0"/>
          <w:sz w:val="24"/>
        </w:rPr>
        <w:t>：</w:t>
      </w:r>
      <w:sdt>
        <w:sdtPr>
          <w:id w:val="270486150"/>
          <w:placeholder>
            <w:docPart w:val="DefaultPlaceholder_22675703"/>
          </w:placeholder>
          <w:richText/>
        </w:sdtPr>
        <w:sdtContent>
          <w:r w:rsidRPr="00127927" w:rsidR="00127927">
            <w:rPr>
              <w:rFonts w:ascii="宋体" w:hAnsi="宋体" w:cs="宋体" w:hint="eastAsia"/>
              <w:color w:val="000000"/>
              <w:kern w:val="0"/>
              <w:sz w:val="24"/>
              <w:u w:val="single"/>
            </w:rPr>
            <w:t>混凝土面/砂浆抹面</w:t>
          </w:r>
        </w:sdtContent>
      </w:sdt>
      <w:r w:rsidRPr="008D19BF">
        <w:rPr>
          <w:rFonts w:ascii="宋体" w:hAnsi="宋体" w:cs="宋体" w:hint="eastAsia"/>
          <w:color w:val="000000"/>
          <w:kern w:val="0"/>
          <w:sz w:val="24"/>
        </w:rPr>
        <w:t>；顶棚</w:t>
      </w:r>
      <w:r>
        <w:rPr>
          <w:rFonts w:ascii="宋体" w:hAnsi="宋体" w:cs="宋体" w:hint="eastAsia"/>
          <w:color w:val="000000"/>
          <w:kern w:val="0"/>
          <w:sz w:val="24"/>
        </w:rPr>
        <w:t>：</w:t>
      </w:r>
      <w:sdt>
        <w:sdtPr>
          <w:id w:val="1414039606"/>
          <w:placeholder>
            <w:docPart w:val="DefaultPlaceholder_22675703"/>
          </w:placeholder>
          <w:richText/>
        </w:sdtPr>
        <w:sdtContent>
          <w:r w:rsidRPr="00127927" w:rsidR="00127927">
            <w:rPr>
              <w:rFonts w:ascii="宋体" w:hAnsi="宋体" w:cs="宋体" w:hint="eastAsia"/>
              <w:color w:val="000000"/>
              <w:kern w:val="0"/>
              <w:sz w:val="24"/>
              <w:u w:val="single"/>
            </w:rPr>
            <w:t>白色腻子</w:t>
          </w:r>
        </w:sdtContent>
      </w:sdt>
      <w:r w:rsidRPr="008D19BF">
        <w:rPr>
          <w:rFonts w:ascii="宋体" w:hAnsi="宋体" w:cs="宋体" w:hint="eastAsia"/>
          <w:color w:val="000000"/>
          <w:kern w:val="0"/>
          <w:sz w:val="24"/>
        </w:rPr>
        <w:t>。</w:t>
      </w:r>
    </w:p>
    <w:p w:rsidR="00116D61" w:rsidRPr="008D19BF" w:rsidP="00534941">
      <w:pPr>
        <w:widowControl/>
        <w:spacing w:line="360" w:lineRule="auto"/>
        <w:ind w:firstLine="480"/>
        <w:rPr>
          <w:rFonts w:ascii="宋体" w:hAnsi="宋体" w:cs="宋体" w:hint="eastAsia"/>
          <w:color w:val="000000"/>
          <w:kern w:val="0"/>
          <w:sz w:val="24"/>
        </w:rPr>
      </w:pPr>
      <w:r w:rsidRPr="008D19BF" w:rsidR="00E06AED">
        <w:rPr>
          <w:color w:val="000000"/>
          <w:kern w:val="0"/>
          <w:sz w:val="24"/>
        </w:rPr>
        <w:t>4</w:t>
      </w:r>
      <w:r w:rsidRPr="008D19BF" w:rsidR="00E06AED">
        <w:rPr>
          <w:rFonts w:ascii="宋体" w:hAnsi="宋体" w:cs="宋体"/>
          <w:color w:val="000000"/>
          <w:kern w:val="0"/>
          <w:sz w:val="24"/>
        </w:rPr>
        <w:t>、</w:t>
      </w:r>
      <w:r w:rsidRPr="008D19BF" w:rsidR="00534941">
        <w:rPr>
          <w:rFonts w:ascii="宋体" w:hAnsi="宋体" w:cs="宋体" w:hint="eastAsia"/>
          <w:color w:val="000000"/>
          <w:kern w:val="0"/>
          <w:sz w:val="24"/>
        </w:rPr>
        <w:t>厨房</w:t>
      </w:r>
      <w:r w:rsidRPr="008D19BF" w:rsidR="00534941">
        <w:rPr>
          <w:rFonts w:ascii="宋体" w:hAnsi="宋体" w:cs="宋体"/>
          <w:color w:val="000000"/>
          <w:kern w:val="0"/>
          <w:sz w:val="24"/>
        </w:rPr>
        <w:t>：</w:t>
      </w:r>
    </w:p>
    <w:p w:rsidR="00EE5F3F" w:rsidRPr="008D19BF" w:rsidP="00EE5F3F">
      <w:pPr>
        <w:widowControl/>
        <w:spacing w:line="360" w:lineRule="auto"/>
        <w:ind w:left="420" w:leftChars="200"/>
        <w:rPr>
          <w:rFonts w:ascii="宋体" w:hAnsi="宋体" w:cs="宋体" w:hint="eastAsia"/>
          <w:color w:val="000000"/>
          <w:kern w:val="0"/>
          <w:sz w:val="24"/>
        </w:rPr>
      </w:pPr>
      <w:r w:rsidRPr="008D19BF">
        <w:rPr>
          <w:rFonts w:ascii="宋体" w:hAnsi="宋体" w:cs="宋体" w:hint="eastAsia"/>
          <w:color w:val="000000"/>
          <w:kern w:val="0"/>
          <w:sz w:val="24"/>
        </w:rPr>
        <w:t>地面</w:t>
      </w:r>
      <w:r>
        <w:rPr>
          <w:rFonts w:ascii="宋体" w:hAnsi="宋体" w:cs="宋体" w:hint="eastAsia"/>
          <w:color w:val="000000"/>
          <w:kern w:val="0"/>
          <w:sz w:val="24"/>
        </w:rPr>
        <w:t>：</w:t>
      </w:r>
      <w:sdt>
        <w:sdtPr>
          <w:id w:val="2018325716"/>
          <w:placeholder>
            <w:docPart w:val="DefaultPlaceholder_22675703"/>
          </w:placeholder>
          <w:richText/>
        </w:sdtPr>
        <w:sdtContent>
          <w:r w:rsidRPr="00127927" w:rsidR="00127927">
            <w:rPr>
              <w:rFonts w:ascii="宋体" w:hAnsi="宋体" w:cs="宋体" w:hint="eastAsia"/>
              <w:color w:val="000000"/>
              <w:kern w:val="0"/>
              <w:sz w:val="24"/>
              <w:u w:val="single"/>
            </w:rPr>
            <w:t>细石混凝土地面</w:t>
          </w:r>
        </w:sdtContent>
      </w:sdt>
      <w:r w:rsidRPr="008D19BF">
        <w:rPr>
          <w:rFonts w:ascii="宋体" w:hAnsi="宋体" w:cs="宋体" w:hint="eastAsia"/>
          <w:color w:val="000000"/>
          <w:kern w:val="0"/>
          <w:sz w:val="24"/>
        </w:rPr>
        <w:t>；墙面</w:t>
      </w:r>
      <w:r>
        <w:rPr>
          <w:rFonts w:ascii="宋体" w:hAnsi="宋体" w:cs="宋体" w:hint="eastAsia"/>
          <w:color w:val="000000"/>
          <w:kern w:val="0"/>
          <w:sz w:val="24"/>
        </w:rPr>
        <w:t>：</w:t>
      </w:r>
      <w:sdt>
        <w:sdtPr>
          <w:id w:val="334768007"/>
          <w:placeholder>
            <w:docPart w:val="DefaultPlaceholder_22675703"/>
          </w:placeholder>
          <w:richText/>
        </w:sdtPr>
        <w:sdtContent>
          <w:r w:rsidRPr="00127927" w:rsidR="00127927">
            <w:rPr>
              <w:rFonts w:ascii="宋体" w:hAnsi="宋体" w:cs="宋体" w:hint="eastAsia"/>
              <w:color w:val="000000"/>
              <w:kern w:val="0"/>
              <w:sz w:val="24"/>
              <w:u w:val="single"/>
            </w:rPr>
            <w:t>混凝土面/砂浆抹面</w:t>
          </w:r>
        </w:sdtContent>
      </w:sdt>
      <w:r w:rsidRPr="008D19BF">
        <w:rPr>
          <w:rFonts w:ascii="宋体" w:hAnsi="宋体" w:cs="宋体" w:hint="eastAsia"/>
          <w:color w:val="000000"/>
          <w:kern w:val="0"/>
          <w:sz w:val="24"/>
        </w:rPr>
        <w:t>；顶棚</w:t>
      </w:r>
      <w:r>
        <w:rPr>
          <w:rFonts w:ascii="宋体" w:hAnsi="宋体" w:cs="宋体" w:hint="eastAsia"/>
          <w:color w:val="000000"/>
          <w:kern w:val="0"/>
          <w:sz w:val="24"/>
        </w:rPr>
        <w:t>：</w:t>
      </w:r>
      <w:sdt>
        <w:sdtPr>
          <w:id w:val="452130110"/>
          <w:placeholder>
            <w:docPart w:val="DefaultPlaceholder_22675703"/>
          </w:placeholder>
          <w:richText/>
        </w:sdtPr>
        <w:sdtContent>
          <w:r w:rsidRPr="00127927" w:rsidR="00127927">
            <w:rPr>
              <w:rFonts w:ascii="宋体" w:hAnsi="宋体" w:cs="宋体" w:hint="eastAsia"/>
              <w:color w:val="000000"/>
              <w:kern w:val="0"/>
              <w:sz w:val="24"/>
              <w:u w:val="single"/>
            </w:rPr>
            <w:t>混凝土板面</w:t>
          </w:r>
        </w:sdtContent>
      </w:sdt>
      <w:r w:rsidRPr="008D19BF">
        <w:rPr>
          <w:rFonts w:ascii="宋体" w:hAnsi="宋体" w:cs="宋体" w:hint="eastAsia"/>
          <w:color w:val="000000"/>
          <w:kern w:val="0"/>
          <w:sz w:val="24"/>
        </w:rPr>
        <w:t>。</w:t>
      </w:r>
    </w:p>
    <w:p w:rsidR="00534941" w:rsidRPr="008D19BF" w:rsidP="00534941">
      <w:pPr>
        <w:widowControl/>
        <w:spacing w:line="360" w:lineRule="auto"/>
        <w:rPr>
          <w:rFonts w:ascii="宋体" w:hAnsi="宋体" w:cs="宋体"/>
          <w:color w:val="000000"/>
          <w:kern w:val="0"/>
          <w:sz w:val="24"/>
        </w:rPr>
      </w:pPr>
      <w:r w:rsidRPr="008D19BF">
        <w:rPr>
          <w:rFonts w:ascii="宋体" w:hAnsi="宋体" w:cs="宋体" w:hint="eastAsia"/>
          <w:color w:val="000000"/>
          <w:kern w:val="0"/>
          <w:sz w:val="24"/>
        </w:rPr>
        <w:tab/>
        <w:t>厨具：</w:t>
      </w:r>
      <w:sdt>
        <w:sdtPr>
          <w:id w:val="542779215"/>
          <w:placeholder>
            <w:docPart w:val="DefaultPlaceholder_22675703"/>
          </w:placeholder>
          <w:richText/>
        </w:sdtPr>
        <w:sdtContent>
          <w:r w:rsidRPr="00127927" w:rsidR="00127927">
            <w:rPr>
              <w:rFonts w:ascii="宋体" w:hAnsi="宋体" w:cs="宋体" w:hint="eastAsia"/>
              <w:color w:val="000000"/>
              <w:kern w:val="0"/>
              <w:sz w:val="24"/>
              <w:u w:val="single"/>
            </w:rPr>
            <w:t>无</w:t>
          </w:r>
        </w:sdtContent>
      </w:sdt>
      <w:r w:rsidRPr="008D19BF" w:rsidR="00EE5F3F">
        <w:rPr>
          <w:rFonts w:ascii="宋体" w:hAnsi="宋体" w:cs="宋体" w:hint="eastAsia"/>
          <w:color w:val="000000"/>
          <w:kern w:val="0"/>
          <w:sz w:val="24"/>
        </w:rPr>
        <w:t>。</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w:t>
      </w:r>
      <w:r w:rsidRPr="008D19BF" w:rsidR="00E06AED">
        <w:rPr>
          <w:rFonts w:hint="eastAsia"/>
          <w:color w:val="000000"/>
          <w:kern w:val="0"/>
          <w:sz w:val="24"/>
        </w:rPr>
        <w:t>5</w:t>
      </w:r>
      <w:r w:rsidRPr="008D19BF">
        <w:rPr>
          <w:rFonts w:ascii="宋体" w:hAnsi="宋体" w:cs="宋体"/>
          <w:color w:val="000000"/>
          <w:kern w:val="0"/>
          <w:sz w:val="24"/>
        </w:rPr>
        <w:t>、卫生间：</w:t>
      </w:r>
    </w:p>
    <w:p w:rsidR="00534941" w:rsidRPr="008D19BF" w:rsidP="00534941">
      <w:pPr>
        <w:widowControl/>
        <w:spacing w:line="360" w:lineRule="auto"/>
        <w:ind w:left="420" w:leftChars="200"/>
        <w:rPr>
          <w:rFonts w:ascii="宋体" w:hAnsi="宋体" w:cs="宋体" w:hint="eastAsia"/>
          <w:color w:val="000000"/>
          <w:kern w:val="0"/>
          <w:sz w:val="24"/>
        </w:rPr>
      </w:pPr>
      <w:r w:rsidRPr="008D19BF" w:rsidR="00EE5F3F">
        <w:rPr>
          <w:rFonts w:ascii="宋体" w:hAnsi="宋体" w:cs="宋体" w:hint="eastAsia"/>
          <w:color w:val="000000"/>
          <w:kern w:val="0"/>
          <w:sz w:val="24"/>
        </w:rPr>
        <w:t>地面</w:t>
      </w:r>
      <w:r w:rsidR="00EE5F3F">
        <w:rPr>
          <w:rFonts w:ascii="宋体" w:hAnsi="宋体" w:cs="宋体" w:hint="eastAsia"/>
          <w:color w:val="000000"/>
          <w:kern w:val="0"/>
          <w:sz w:val="24"/>
        </w:rPr>
        <w:t>：</w:t>
      </w:r>
      <w:sdt>
        <w:sdtPr>
          <w:id w:val="1725417351"/>
          <w:placeholder>
            <w:docPart w:val="DefaultPlaceholder_22675703"/>
          </w:placeholder>
          <w:richText/>
        </w:sdtPr>
        <w:sdtContent>
          <w:r w:rsidRPr="00127927" w:rsidR="00127927">
            <w:rPr>
              <w:rFonts w:ascii="宋体" w:hAnsi="宋体" w:cs="宋体" w:hint="eastAsia"/>
              <w:color w:val="000000"/>
              <w:kern w:val="0"/>
              <w:sz w:val="24"/>
              <w:u w:val="single"/>
            </w:rPr>
            <w:t>防水层（沉箱不回填）</w:t>
          </w:r>
        </w:sdtContent>
      </w:sdt>
      <w:r w:rsidRPr="008D19BF" w:rsidR="00EE5F3F">
        <w:rPr>
          <w:rFonts w:ascii="宋体" w:hAnsi="宋体" w:cs="宋体" w:hint="eastAsia"/>
          <w:color w:val="000000"/>
          <w:kern w:val="0"/>
          <w:sz w:val="24"/>
        </w:rPr>
        <w:t>；墙面</w:t>
      </w:r>
      <w:r w:rsidR="00EE5F3F">
        <w:rPr>
          <w:rFonts w:ascii="宋体" w:hAnsi="宋体" w:cs="宋体" w:hint="eastAsia"/>
          <w:color w:val="000000"/>
          <w:kern w:val="0"/>
          <w:sz w:val="24"/>
        </w:rPr>
        <w:t>：</w:t>
      </w:r>
      <w:sdt>
        <w:sdtPr>
          <w:id w:val="1187650120"/>
          <w:placeholder>
            <w:docPart w:val="DefaultPlaceholder_22675703"/>
          </w:placeholder>
          <w:richText/>
        </w:sdtPr>
        <w:sdtContent>
          <w:r w:rsidRPr="00127927" w:rsidR="00127927">
            <w:rPr>
              <w:rFonts w:ascii="宋体" w:hAnsi="宋体" w:cs="宋体" w:hint="eastAsia"/>
              <w:color w:val="000000"/>
              <w:kern w:val="0"/>
              <w:sz w:val="24"/>
              <w:u w:val="single"/>
            </w:rPr>
            <w:t>混凝土面/砂浆抹面</w:t>
          </w:r>
        </w:sdtContent>
      </w:sdt>
      <w:r w:rsidRPr="008D19BF" w:rsidR="00EE5F3F">
        <w:rPr>
          <w:rFonts w:ascii="宋体" w:hAnsi="宋体" w:cs="宋体" w:hint="eastAsia"/>
          <w:color w:val="000000"/>
          <w:kern w:val="0"/>
          <w:sz w:val="24"/>
        </w:rPr>
        <w:t>；顶棚</w:t>
      </w:r>
      <w:r w:rsidR="00EE5F3F">
        <w:rPr>
          <w:rFonts w:ascii="宋体" w:hAnsi="宋体" w:cs="宋体" w:hint="eastAsia"/>
          <w:color w:val="000000"/>
          <w:kern w:val="0"/>
          <w:sz w:val="24"/>
        </w:rPr>
        <w:t>：</w:t>
      </w:r>
      <w:sdt>
        <w:sdtPr>
          <w:id w:val="1566125964"/>
          <w:placeholder>
            <w:docPart w:val="DefaultPlaceholder_22675703"/>
          </w:placeholder>
          <w:richText/>
        </w:sdtPr>
        <w:sdtContent>
          <w:r w:rsidRPr="00127927" w:rsidR="00127927">
            <w:rPr>
              <w:rFonts w:ascii="宋体" w:hAnsi="宋体" w:cs="宋体" w:hint="eastAsia"/>
              <w:color w:val="000000"/>
              <w:kern w:val="0"/>
              <w:sz w:val="24"/>
              <w:u w:val="single"/>
            </w:rPr>
            <w:t>混凝土板面</w:t>
          </w:r>
        </w:sdtContent>
      </w:sdt>
      <w:r w:rsidRPr="008D19BF">
        <w:rPr>
          <w:rFonts w:ascii="宋体" w:hAnsi="宋体" w:cs="宋体" w:hint="eastAsia"/>
          <w:color w:val="000000"/>
          <w:kern w:val="0"/>
          <w:sz w:val="24"/>
        </w:rPr>
        <w:t>。</w:t>
      </w:r>
    </w:p>
    <w:p w:rsidR="00075FAC" w:rsidRPr="008D19BF" w:rsidP="00E06AED">
      <w:pPr>
        <w:widowControl/>
        <w:spacing w:line="360" w:lineRule="auto"/>
        <w:rPr>
          <w:rFonts w:ascii="宋体" w:hAnsi="宋体" w:cs="宋体"/>
          <w:color w:val="000000"/>
          <w:kern w:val="0"/>
          <w:sz w:val="24"/>
        </w:rPr>
      </w:pPr>
      <w:r w:rsidRPr="008D19BF" w:rsidR="00E06AED">
        <w:rPr>
          <w:rFonts w:ascii="宋体" w:hAnsi="宋体" w:cs="宋体" w:hint="eastAsia"/>
          <w:color w:val="000000"/>
          <w:kern w:val="0"/>
          <w:sz w:val="24"/>
        </w:rPr>
        <w:tab/>
      </w:r>
      <w:r w:rsidRPr="008D19BF" w:rsidR="00116D61">
        <w:rPr>
          <w:rFonts w:ascii="宋体" w:hAnsi="宋体" w:cs="宋体"/>
          <w:color w:val="000000"/>
          <w:kern w:val="0"/>
          <w:sz w:val="24"/>
        </w:rPr>
        <w:t>卫生器具</w:t>
      </w:r>
      <w:sdt>
        <w:sdtPr>
          <w:id w:val="1052665340"/>
          <w:placeholder>
            <w:docPart w:val="DefaultPlaceholder_22675703"/>
          </w:placeholder>
          <w:richText/>
        </w:sdtPr>
        <w:sdtContent>
          <w:r w:rsidRPr="00127927" w:rsidR="00127927">
            <w:rPr>
              <w:rFonts w:ascii="宋体" w:hAnsi="宋体" w:hint="eastAsia"/>
              <w:color w:val="000000"/>
              <w:sz w:val="24"/>
              <w:u w:val="single"/>
            </w:rPr>
            <w:t>无</w:t>
          </w:r>
        </w:sdtContent>
      </w:sdt>
      <w:r w:rsidRPr="008D19BF">
        <w:rPr>
          <w:rFonts w:ascii="宋体" w:hAnsi="宋体" w:cs="宋体"/>
          <w:color w:val="000000"/>
          <w:kern w:val="0"/>
          <w:sz w:val="24"/>
        </w:rPr>
        <w:t>。</w:t>
      </w:r>
    </w:p>
    <w:p w:rsidR="00075FAC" w:rsidRPr="008D19BF" w:rsidP="0091663C">
      <w:pPr>
        <w:widowControl/>
        <w:spacing w:line="360" w:lineRule="auto"/>
        <w:ind w:left="359" w:firstLine="120" w:leftChars="171" w:firstLineChars="50"/>
        <w:rPr>
          <w:rFonts w:ascii="宋体" w:hAnsi="宋体" w:cs="宋体"/>
          <w:color w:val="000000"/>
          <w:kern w:val="0"/>
          <w:sz w:val="24"/>
        </w:rPr>
      </w:pPr>
      <w:r w:rsidRPr="008D19BF" w:rsidR="00E06AED">
        <w:rPr>
          <w:rFonts w:hint="eastAsia"/>
          <w:color w:val="000000"/>
          <w:kern w:val="0"/>
          <w:sz w:val="24"/>
        </w:rPr>
        <w:t>6</w:t>
      </w:r>
      <w:r w:rsidRPr="008D19BF" w:rsidR="00116D61">
        <w:rPr>
          <w:rFonts w:ascii="宋体" w:hAnsi="宋体" w:cs="宋体"/>
          <w:color w:val="000000"/>
          <w:kern w:val="0"/>
          <w:sz w:val="24"/>
        </w:rPr>
        <w:t>、阳台：【</w:t>
      </w:r>
      <w:sdt>
        <w:sdtPr>
          <w:id w:val="1440735736"/>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116D61">
        <w:rPr>
          <w:rFonts w:ascii="宋体" w:hAnsi="宋体" w:cs="宋体"/>
          <w:color w:val="000000"/>
          <w:kern w:val="0"/>
          <w:sz w:val="24"/>
        </w:rPr>
        <w:t>塑钢封闭</w:t>
      </w:r>
      <w:r w:rsidRPr="008D19BF" w:rsidR="00116D61">
        <w:rPr>
          <w:rFonts w:ascii="宋体" w:hAnsi="宋体" w:cs="宋体"/>
          <w:color w:val="000000"/>
          <w:kern w:val="0"/>
          <w:sz w:val="24"/>
        </w:rPr>
        <w:t>】【</w:t>
      </w:r>
      <w:sdt>
        <w:sdtPr>
          <w:id w:val="1130064131"/>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116D61">
        <w:rPr>
          <w:rFonts w:ascii="宋体" w:hAnsi="宋体" w:cs="宋体"/>
          <w:color w:val="000000"/>
          <w:kern w:val="0"/>
          <w:sz w:val="24"/>
        </w:rPr>
        <w:t>铝合金封闭</w:t>
      </w:r>
      <w:r w:rsidRPr="008D19BF" w:rsidR="00116D61">
        <w:rPr>
          <w:rFonts w:ascii="宋体" w:hAnsi="宋体" w:cs="宋体"/>
          <w:color w:val="000000"/>
          <w:kern w:val="0"/>
          <w:sz w:val="24"/>
        </w:rPr>
        <w:t>】【</w:t>
      </w:r>
      <w:sdt>
        <w:sdtPr>
          <w:id w:val="2078907857"/>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116D61">
        <w:rPr>
          <w:rFonts w:ascii="宋体" w:hAnsi="宋体" w:cs="宋体"/>
          <w:color w:val="000000"/>
          <w:kern w:val="0"/>
          <w:sz w:val="24"/>
        </w:rPr>
        <w:t>断桥铝合金封闭</w:t>
      </w:r>
      <w:r w:rsidRPr="008D19BF" w:rsidR="00116D61">
        <w:rPr>
          <w:rFonts w:ascii="宋体" w:hAnsi="宋体" w:cs="宋体"/>
          <w:color w:val="000000"/>
          <w:kern w:val="0"/>
          <w:sz w:val="24"/>
        </w:rPr>
        <w:t>】</w:t>
      </w:r>
      <w:r w:rsidRPr="008D19BF" w:rsidR="002A4097">
        <w:rPr>
          <w:rFonts w:ascii="宋体" w:hAnsi="宋体" w:cs="宋体" w:hint="eastAsia"/>
          <w:color w:val="000000"/>
          <w:kern w:val="0"/>
          <w:sz w:val="24"/>
        </w:rPr>
        <w:t xml:space="preserve"> </w:t>
      </w:r>
      <w:r w:rsidRPr="008D19BF" w:rsidR="00116D61">
        <w:rPr>
          <w:rFonts w:ascii="宋体" w:hAnsi="宋体" w:cs="宋体"/>
          <w:color w:val="000000"/>
          <w:kern w:val="0"/>
          <w:sz w:val="24"/>
        </w:rPr>
        <w:t>【</w:t>
      </w:r>
      <w:sdt>
        <w:sdtPr>
          <w:id w:val="1218133309"/>
          <w14:checkbox>
            <w14:checked w14:val="1"/>
            <w14:checkedState w14:val="221a" w14:font="宋体"/>
            <w14:uncheckedState w14:val="2610" w14:font="MS Gothic"/>
          </w14:checkbox>
        </w:sdtPr>
        <w:sdtContent>
          <w:r>
            <w:rPr>
              <w:rFonts w:ascii="宋体" w:eastAsia="宋体" w:hAnsi="宋体" w:cs="宋体"/>
            </w:rPr>
            <w:t>√</w:t>
          </w:r>
        </w:sdtContent>
      </w:sdt>
      <w:r w:rsidRPr="008D19BF" w:rsidR="00116D61">
        <w:rPr>
          <w:rFonts w:ascii="宋体" w:hAnsi="宋体" w:cs="宋体"/>
          <w:color w:val="000000"/>
          <w:kern w:val="0"/>
          <w:sz w:val="24"/>
        </w:rPr>
        <w:t>不封闭</w:t>
      </w:r>
      <w:r w:rsidRPr="008D19BF" w:rsidR="00116D61">
        <w:rPr>
          <w:rFonts w:ascii="宋体" w:hAnsi="宋体" w:cs="宋体"/>
          <w:color w:val="000000"/>
          <w:kern w:val="0"/>
          <w:sz w:val="24"/>
        </w:rPr>
        <w:t>】</w:t>
      </w:r>
      <w:r w:rsidRPr="008D19BF" w:rsidR="0087786E">
        <w:rPr>
          <w:rFonts w:ascii="宋体" w:hAnsi="宋体" w:cs="宋体"/>
          <w:color w:val="000000"/>
          <w:kern w:val="0"/>
          <w:sz w:val="24"/>
        </w:rPr>
        <w:t>【</w:t>
      </w:r>
      <w:sdt>
        <w:sdtPr>
          <w:id w:val="79875226"/>
          <w14:checkbox>
            <w14:checked w14:val="0"/>
            <w14:checkedState w14:val="221a" w14:font="宋体"/>
            <w14:uncheckedState w14:val="2610" w14:font="MS Gothic"/>
          </w14:checkbox>
        </w:sdtPr>
        <w:sdtContent>
          <w:r>
            <w:rPr>
              <w:rFonts w:ascii="MS Gothic" w:eastAsia="MS Gothic" w:hAnsi="MS Gothic" w:cs="MS Gothic"/>
            </w:rPr>
            <w:t>☐</w:t>
          </w:r>
        </w:sdtContent>
      </w:sdt>
      <w:sdt>
        <w:sdtPr>
          <w:id w:val="1562316021"/>
          <w:placeholder>
            <w:docPart w:val="DefaultPlaceholder_22675703"/>
          </w:placeholder>
          <w:richText/>
        </w:sdtPr>
        <w:sdtContent>
          <w:r w:rsidR="005F08F6">
            <w:rPr>
              <w:rFonts w:ascii="宋体" w:hAnsi="宋体" w:hint="eastAsia"/>
              <w:color w:val="000000"/>
              <w:sz w:val="24"/>
              <w:u w:val="single"/>
            </w:rPr>
            <w:t>/</w:t>
          </w:r>
        </w:sdtContent>
      </w:sdt>
      <w:r w:rsidRPr="008D19BF" w:rsidR="0087786E">
        <w:rPr>
          <w:rFonts w:ascii="宋体" w:hAnsi="宋体" w:cs="宋体"/>
          <w:color w:val="000000"/>
          <w:kern w:val="0"/>
          <w:sz w:val="24"/>
        </w:rPr>
        <w:t>】</w:t>
      </w:r>
      <w:r w:rsidRPr="008D19BF" w:rsidR="00116D61">
        <w:rPr>
          <w:rFonts w:ascii="宋体" w:hAnsi="宋体" w:cs="宋体"/>
          <w:color w:val="000000"/>
          <w:kern w:val="0"/>
          <w:sz w:val="24"/>
        </w:rPr>
        <w:t>；</w:t>
      </w:r>
      <w:sdt>
        <w:sdtPr>
          <w:id w:val="2095248054"/>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w:t>
      </w:r>
      <w:r w:rsidRPr="008D19BF" w:rsidR="00E06AED">
        <w:rPr>
          <w:rFonts w:hint="eastAsia"/>
          <w:color w:val="000000"/>
          <w:kern w:val="0"/>
          <w:sz w:val="24"/>
        </w:rPr>
        <w:t>7</w:t>
      </w:r>
      <w:r w:rsidRPr="008D19BF">
        <w:rPr>
          <w:rFonts w:ascii="宋体" w:hAnsi="宋体" w:cs="宋体"/>
          <w:color w:val="000000"/>
          <w:kern w:val="0"/>
          <w:sz w:val="24"/>
        </w:rPr>
        <w:t>、电梯：</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Pr>
          <w:rFonts w:ascii="宋体" w:hAnsi="宋体" w:cs="宋体"/>
          <w:color w:val="000000"/>
          <w:kern w:val="0"/>
          <w:sz w:val="24"/>
        </w:rPr>
        <w:t>)品牌：</w:t>
      </w:r>
      <w:sdt>
        <w:sdtPr>
          <w:id w:val="47705689"/>
          <w:placeholder>
            <w:docPart w:val="DefaultPlaceholder_22675703"/>
          </w:placeholder>
          <w:richText/>
        </w:sdtPr>
        <w:sdtContent>
          <w:r w:rsidRPr="00127927" w:rsidR="00127927">
            <w:rPr>
              <w:rFonts w:ascii="宋体" w:hAnsi="宋体" w:hint="eastAsia"/>
              <w:color w:val="000000"/>
              <w:sz w:val="24"/>
              <w:u w:val="single"/>
            </w:rPr>
            <w:t>日立或同档次电梯</w:t>
          </w:r>
        </w:sdtContent>
      </w:sdt>
      <w:r w:rsidRPr="008D19BF">
        <w:rPr>
          <w:rFonts w:ascii="宋体" w:hAnsi="宋体" w:cs="宋体"/>
          <w:color w:val="000000"/>
          <w:kern w:val="0"/>
          <w:sz w:val="24"/>
        </w:rPr>
        <w:t>；</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Pr>
          <w:rFonts w:ascii="宋体" w:hAnsi="宋体" w:cs="宋体"/>
          <w:color w:val="000000"/>
          <w:kern w:val="0"/>
          <w:sz w:val="24"/>
        </w:rPr>
        <w:t>)型号：</w:t>
      </w:r>
      <w:sdt>
        <w:sdtPr>
          <w:id w:val="2051924006"/>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w:t>
      </w:r>
    </w:p>
    <w:p w:rsidR="00116D61" w:rsidRPr="008D19BF" w:rsidP="0091663C">
      <w:pPr>
        <w:widowControl/>
        <w:spacing w:line="360" w:lineRule="auto"/>
        <w:ind w:firstLine="480"/>
        <w:rPr>
          <w:rFonts w:ascii="宋体" w:hAnsi="宋体" w:cs="宋体"/>
          <w:color w:val="000000"/>
          <w:kern w:val="0"/>
          <w:sz w:val="24"/>
        </w:rPr>
      </w:pPr>
      <w:r w:rsidRPr="008D19BF" w:rsidR="00E06AED">
        <w:rPr>
          <w:rFonts w:hint="eastAsia"/>
          <w:color w:val="000000"/>
          <w:kern w:val="0"/>
          <w:sz w:val="24"/>
        </w:rPr>
        <w:t>8</w:t>
      </w:r>
      <w:r w:rsidRPr="008D19BF">
        <w:rPr>
          <w:rFonts w:ascii="宋体" w:hAnsi="宋体" w:cs="宋体"/>
          <w:color w:val="000000"/>
          <w:kern w:val="0"/>
          <w:sz w:val="24"/>
        </w:rPr>
        <w:t>、管道：</w:t>
      </w:r>
      <w:sdt>
        <w:sdtPr>
          <w:id w:val="1813404240"/>
          <w:placeholder>
            <w:docPart w:val="DefaultPlaceholder_22675703"/>
          </w:placeholder>
          <w:richText/>
        </w:sdtPr>
        <w:sdtContent>
          <w:r w:rsidRPr="00127927" w:rsidR="00127927">
            <w:rPr>
              <w:rFonts w:ascii="宋体" w:hAnsi="宋体" w:hint="eastAsia"/>
              <w:color w:val="000000"/>
              <w:sz w:val="24"/>
              <w:u w:val="single"/>
            </w:rPr>
            <w:t>给水管管材为PP-R,排水管管材为PVC</w:t>
          </w:r>
        </w:sdtContent>
      </w:sdt>
      <w:r w:rsidRPr="008D19BF">
        <w:rPr>
          <w:rFonts w:ascii="宋体" w:hAnsi="宋体" w:cs="宋体"/>
          <w:color w:val="000000"/>
          <w:kern w:val="0"/>
          <w:sz w:val="24"/>
        </w:rPr>
        <w:t>。</w:t>
      </w:r>
    </w:p>
    <w:p w:rsidR="00116D61" w:rsidRPr="008D19BF" w:rsidP="0091663C">
      <w:pPr>
        <w:widowControl/>
        <w:spacing w:line="360" w:lineRule="auto"/>
        <w:ind w:firstLine="480"/>
        <w:rPr>
          <w:rFonts w:ascii="宋体" w:hAnsi="宋体" w:cs="宋体"/>
          <w:color w:val="000000"/>
          <w:kern w:val="0"/>
          <w:sz w:val="24"/>
        </w:rPr>
      </w:pPr>
      <w:r w:rsidRPr="008D19BF" w:rsidR="00E06AED">
        <w:rPr>
          <w:rFonts w:hint="eastAsia"/>
          <w:color w:val="000000"/>
          <w:kern w:val="0"/>
          <w:sz w:val="24"/>
        </w:rPr>
        <w:t>9</w:t>
      </w:r>
      <w:r w:rsidRPr="008D19BF">
        <w:rPr>
          <w:rFonts w:ascii="宋体" w:hAnsi="宋体" w:cs="宋体"/>
          <w:color w:val="000000"/>
          <w:kern w:val="0"/>
          <w:sz w:val="24"/>
        </w:rPr>
        <w:t>、窗户：</w:t>
      </w:r>
      <w:sdt>
        <w:sdtPr>
          <w:id w:val="1186868682"/>
          <w:placeholder>
            <w:docPart w:val="DefaultPlaceholder_22675703"/>
          </w:placeholder>
          <w:richText/>
        </w:sdtPr>
        <w:sdtContent>
          <w:r w:rsidRPr="00127927" w:rsidR="00127927">
            <w:rPr>
              <w:rFonts w:ascii="宋体" w:hAnsi="宋体" w:hint="eastAsia"/>
              <w:color w:val="000000"/>
              <w:sz w:val="24"/>
              <w:u w:val="single"/>
            </w:rPr>
            <w:t>铝合金中空玻璃窗</w:t>
          </w:r>
        </w:sdtContent>
      </w:sdt>
      <w:r w:rsidRPr="008D19BF">
        <w:rPr>
          <w:rFonts w:ascii="宋体" w:hAnsi="宋体" w:cs="宋体"/>
          <w:color w:val="000000"/>
          <w:kern w:val="0"/>
          <w:sz w:val="24"/>
        </w:rPr>
        <w:t>。</w:t>
      </w:r>
    </w:p>
    <w:p w:rsidR="00116D61" w:rsidRPr="008D19BF" w:rsidP="00E06AED">
      <w:pPr>
        <w:widowControl/>
        <w:spacing w:line="360" w:lineRule="auto"/>
        <w:rPr>
          <w:rFonts w:ascii="宋体" w:hAnsi="宋体" w:cs="宋体"/>
          <w:b/>
          <w:bCs/>
          <w:color w:val="000000"/>
          <w:kern w:val="0"/>
          <w:sz w:val="24"/>
        </w:rPr>
      </w:pPr>
      <w:r w:rsidRPr="008D19BF">
        <w:rPr>
          <w:rFonts w:ascii="宋体" w:hAnsi="宋体" w:cs="宋体"/>
          <w:color w:val="000000"/>
          <w:kern w:val="0"/>
          <w:sz w:val="24"/>
        </w:rPr>
        <w:t>　　</w:t>
      </w:r>
      <w:r w:rsidRPr="008D19BF" w:rsidR="00E06AED">
        <w:rPr>
          <w:rFonts w:hint="eastAsia"/>
          <w:color w:val="000000"/>
          <w:kern w:val="0"/>
          <w:sz w:val="24"/>
        </w:rPr>
        <w:t>10</w:t>
      </w:r>
      <w:r w:rsidRPr="008D19BF">
        <w:rPr>
          <w:rFonts w:ascii="宋体" w:hAnsi="宋体" w:cs="宋体"/>
          <w:color w:val="000000"/>
          <w:kern w:val="0"/>
          <w:sz w:val="24"/>
        </w:rPr>
        <w:t>、</w:t>
      </w:r>
      <w:sdt>
        <w:sdtPr>
          <w:id w:val="1297003153"/>
          <w:placeholder>
            <w:docPart w:val="DefaultPlaceholder_22675703"/>
          </w:placeholder>
          <w:richText/>
        </w:sdtPr>
        <w:sdtContent>
          <w:r w:rsidRPr="00127927" w:rsidR="00127927">
            <w:rPr>
              <w:rFonts w:ascii="宋体" w:hAnsi="宋体" w:hint="eastAsia"/>
              <w:color w:val="000000"/>
              <w:sz w:val="24"/>
              <w:u w:val="single"/>
            </w:rPr>
            <w:t>进户门： 钢制进户门</w:t>
          </w:r>
        </w:sdtContent>
      </w:sdt>
      <w:r w:rsidRPr="008D19BF">
        <w:rPr>
          <w:rFonts w:ascii="宋体" w:hAnsi="宋体" w:cs="宋体"/>
          <w:color w:val="000000"/>
          <w:kern w:val="0"/>
          <w:sz w:val="24"/>
        </w:rPr>
        <w:t>。</w:t>
      </w:r>
      <w:r w:rsidRPr="008D19BF" w:rsidR="000355EF">
        <w:rPr>
          <w:rFonts w:ascii="宋体" w:hAnsi="宋体" w:cs="宋体"/>
          <w:b/>
          <w:bCs/>
          <w:color w:val="000000"/>
          <w:kern w:val="0"/>
          <w:sz w:val="24"/>
        </w:rPr>
        <w:br w:type="page"/>
      </w:r>
      <w:r w:rsidRPr="008D19BF">
        <w:rPr>
          <w:rFonts w:ascii="宋体" w:hAnsi="宋体" w:cs="宋体"/>
          <w:b/>
          <w:bCs/>
          <w:color w:val="000000"/>
          <w:kern w:val="0"/>
          <w:sz w:val="24"/>
        </w:rPr>
        <w:t>附件七</w:t>
      </w:r>
      <w:r w:rsidRPr="008D19BF" w:rsidR="00075FAC">
        <w:rPr>
          <w:rFonts w:ascii="宋体" w:hAnsi="宋体" w:cs="宋体" w:hint="eastAsia"/>
          <w:b/>
          <w:bCs/>
          <w:color w:val="000000"/>
          <w:kern w:val="0"/>
          <w:sz w:val="24"/>
        </w:rPr>
        <w:t xml:space="preserve"> </w:t>
      </w:r>
      <w:r w:rsidRPr="008D19BF">
        <w:rPr>
          <w:rFonts w:ascii="宋体" w:hAnsi="宋体" w:cs="宋体"/>
          <w:b/>
          <w:bCs/>
          <w:color w:val="000000"/>
          <w:kern w:val="0"/>
          <w:sz w:val="24"/>
        </w:rPr>
        <w:t xml:space="preserve"> 关于保修范围、保修期限和保修责任的约定</w:t>
      </w:r>
    </w:p>
    <w:p w:rsidR="004F012D" w:rsidRPr="008D19BF" w:rsidP="0091663C">
      <w:pPr>
        <w:widowControl/>
        <w:spacing w:line="360" w:lineRule="auto"/>
        <w:rPr>
          <w:rFonts w:ascii="宋体" w:hAnsi="宋体" w:cs="宋体" w:hint="eastAsia"/>
          <w:color w:val="000000"/>
          <w:kern w:val="0"/>
          <w:sz w:val="24"/>
        </w:rPr>
      </w:pPr>
      <w:r w:rsidRPr="008D19BF" w:rsidR="00116D61">
        <w:rPr>
          <w:rFonts w:ascii="宋体" w:hAnsi="宋体" w:cs="宋体"/>
          <w:color w:val="000000"/>
          <w:kern w:val="0"/>
          <w:sz w:val="24"/>
        </w:rPr>
        <w:t>　　该商品房为住宅的，出卖人应当提供《住宅质量保证书》；该商品房为非住宅的，双方可参照《住宅质量保证书》中的内容对保修范围、保修期限和保修责任等进行约定。</w:t>
      </w:r>
    </w:p>
    <w:p w:rsidR="00116D61" w:rsidRPr="008D19BF" w:rsidP="0091663C">
      <w:pPr>
        <w:widowControl/>
        <w:spacing w:line="360" w:lineRule="auto"/>
        <w:ind w:firstLine="480" w:firstLineChars="200"/>
        <w:rPr>
          <w:rFonts w:ascii="宋体" w:hAnsi="宋体" w:cs="宋体"/>
          <w:color w:val="000000"/>
          <w:kern w:val="0"/>
          <w:sz w:val="24"/>
        </w:rPr>
      </w:pPr>
      <w:r w:rsidRPr="008D19BF">
        <w:rPr>
          <w:rFonts w:ascii="宋体" w:hAnsi="宋体" w:cs="宋体"/>
          <w:color w:val="000000"/>
          <w:kern w:val="0"/>
          <w:sz w:val="24"/>
        </w:rPr>
        <w:t>该商品房的保修期自房屋交付之日起计算，关于保修期限的约定不应低于《建设工程质量管理条例》第四十条规定的最低保修期限。</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(一)保修项目、期限及责任的约定</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Pr>
          <w:rFonts w:ascii="宋体" w:hAnsi="宋体" w:cs="宋体"/>
          <w:color w:val="000000"/>
          <w:kern w:val="0"/>
          <w:sz w:val="24"/>
        </w:rPr>
        <w:t>、地基基础和主体结构：</w:t>
      </w:r>
    </w:p>
    <w:p w:rsidR="00116D61" w:rsidRPr="008D19BF" w:rsidP="000C4367">
      <w:pPr>
        <w:widowControl/>
        <w:spacing w:line="360" w:lineRule="auto"/>
        <w:ind w:firstLine="480"/>
        <w:rPr>
          <w:rFonts w:ascii="宋体" w:hAnsi="宋体" w:cs="宋体"/>
          <w:color w:val="000000"/>
          <w:kern w:val="0"/>
          <w:sz w:val="24"/>
        </w:rPr>
      </w:pPr>
      <w:r w:rsidRPr="008D19BF">
        <w:rPr>
          <w:rFonts w:ascii="宋体" w:hAnsi="宋体" w:cs="宋体"/>
          <w:color w:val="000000"/>
          <w:kern w:val="0"/>
          <w:sz w:val="24"/>
        </w:rPr>
        <w:t>保修期限为：</w:t>
      </w:r>
      <w:sdt>
        <w:sdtPr>
          <w:id w:val="859708866"/>
          <w:placeholder>
            <w:docPart w:val="DefaultPlaceholder_22675703"/>
          </w:placeholder>
          <w:richText/>
        </w:sdtPr>
        <w:sdtContent>
          <w:r w:rsidR="00127927">
            <w:rPr>
              <w:rFonts w:ascii="宋体" w:hAnsi="宋体" w:hint="eastAsia"/>
              <w:color w:val="000000"/>
              <w:sz w:val="24"/>
              <w:u w:val="single"/>
            </w:rPr>
            <w:t>50年</w:t>
          </w:r>
        </w:sdtContent>
      </w:sdt>
      <w:r w:rsidRPr="008D19BF">
        <w:rPr>
          <w:rFonts w:ascii="宋体" w:hAnsi="宋体" w:cs="宋体"/>
          <w:color w:val="000000"/>
          <w:kern w:val="0"/>
          <w:sz w:val="24"/>
        </w:rPr>
        <w:t>(不得低于设计文件规定的该工程的合理使用年限)；</w:t>
      </w:r>
      <w:sdt>
        <w:sdtPr>
          <w:id w:val="975440254"/>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w:t>
      </w:r>
    </w:p>
    <w:p w:rsidR="00075FAC" w:rsidRPr="008D19BF" w:rsidP="0091663C">
      <w:pPr>
        <w:widowControl/>
        <w:spacing w:line="360" w:lineRule="auto"/>
        <w:ind w:firstLine="480"/>
        <w:rPr>
          <w:rFonts w:ascii="宋体" w:hAnsi="宋体" w:cs="宋体" w:hint="eastAsia"/>
          <w:color w:val="000000"/>
          <w:kern w:val="0"/>
          <w:sz w:val="24"/>
        </w:rPr>
      </w:pPr>
      <w:r w:rsidRPr="008D19BF" w:rsidR="00116D61">
        <w:rPr>
          <w:color w:val="000000"/>
          <w:kern w:val="0"/>
          <w:sz w:val="24"/>
        </w:rPr>
        <w:t>2</w:t>
      </w:r>
      <w:r w:rsidRPr="008D19BF" w:rsidR="00116D61">
        <w:rPr>
          <w:rFonts w:ascii="宋体" w:hAnsi="宋体" w:cs="宋体"/>
          <w:color w:val="000000"/>
          <w:kern w:val="0"/>
          <w:sz w:val="24"/>
        </w:rPr>
        <w:t>、屋面防水工程、有防水要求的卫生间、房间和外墙面的防渗漏：</w:t>
      </w:r>
    </w:p>
    <w:p w:rsidR="00116D61" w:rsidRPr="008D19BF" w:rsidP="000514DB">
      <w:pPr>
        <w:widowControl/>
        <w:spacing w:line="360" w:lineRule="auto"/>
        <w:ind w:firstLine="480"/>
        <w:rPr>
          <w:rFonts w:ascii="宋体" w:hAnsi="宋体" w:cs="宋体"/>
          <w:color w:val="000000"/>
          <w:kern w:val="0"/>
          <w:sz w:val="24"/>
        </w:rPr>
      </w:pPr>
      <w:r w:rsidRPr="008D19BF">
        <w:rPr>
          <w:rFonts w:ascii="宋体" w:hAnsi="宋体" w:cs="宋体"/>
          <w:color w:val="000000"/>
          <w:kern w:val="0"/>
          <w:sz w:val="24"/>
        </w:rPr>
        <w:t>保修期限为：</w:t>
      </w:r>
      <w:sdt>
        <w:sdtPr>
          <w:id w:val="1272162683"/>
          <w:placeholder>
            <w:docPart w:val="DefaultPlaceholder_22675703"/>
          </w:placeholder>
          <w:richText/>
        </w:sdtPr>
        <w:sdtContent>
          <w:r w:rsidR="00127927">
            <w:rPr>
              <w:rFonts w:ascii="宋体" w:hAnsi="宋体" w:hint="eastAsia"/>
              <w:color w:val="000000"/>
              <w:sz w:val="24"/>
              <w:u w:val="single"/>
            </w:rPr>
            <w:t>5年</w:t>
          </w:r>
        </w:sdtContent>
      </w:sdt>
      <w:r w:rsidRPr="008D19BF">
        <w:rPr>
          <w:rFonts w:ascii="宋体" w:hAnsi="宋体" w:cs="宋体"/>
          <w:color w:val="000000"/>
          <w:kern w:val="0"/>
          <w:sz w:val="24"/>
        </w:rPr>
        <w:t>(不得低于</w:t>
      </w:r>
      <w:r w:rsidRPr="008D19BF">
        <w:rPr>
          <w:color w:val="000000"/>
          <w:kern w:val="0"/>
          <w:sz w:val="24"/>
        </w:rPr>
        <w:t>5</w:t>
      </w:r>
      <w:r w:rsidRPr="008D19BF">
        <w:rPr>
          <w:rFonts w:ascii="宋体" w:hAnsi="宋体" w:cs="宋体"/>
          <w:color w:val="000000"/>
          <w:kern w:val="0"/>
          <w:sz w:val="24"/>
        </w:rPr>
        <w:t>年)；</w:t>
      </w:r>
      <w:sdt>
        <w:sdtPr>
          <w:id w:val="2017053861"/>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3</w:t>
      </w:r>
      <w:r w:rsidRPr="008D19BF">
        <w:rPr>
          <w:rFonts w:ascii="宋体" w:hAnsi="宋体" w:cs="宋体"/>
          <w:color w:val="000000"/>
          <w:kern w:val="0"/>
          <w:sz w:val="24"/>
        </w:rPr>
        <w:t>、供热、供冷系统和设备：</w:t>
      </w:r>
    </w:p>
    <w:p w:rsidR="00116D61" w:rsidRPr="008D19BF" w:rsidP="00AE0DD8">
      <w:pPr>
        <w:widowControl/>
        <w:spacing w:line="360" w:lineRule="auto"/>
        <w:ind w:firstLine="480"/>
        <w:rPr>
          <w:rFonts w:ascii="宋体" w:hAnsi="宋体" w:cs="宋体"/>
          <w:color w:val="000000"/>
          <w:kern w:val="0"/>
          <w:sz w:val="24"/>
        </w:rPr>
      </w:pPr>
      <w:r w:rsidRPr="008D19BF">
        <w:rPr>
          <w:rFonts w:ascii="宋体" w:hAnsi="宋体" w:cs="宋体"/>
          <w:color w:val="000000"/>
          <w:kern w:val="0"/>
          <w:sz w:val="24"/>
        </w:rPr>
        <w:t>保修期限为：</w:t>
      </w:r>
      <w:sdt>
        <w:sdtPr>
          <w:id w:val="1836650023"/>
          <w:placeholder>
            <w:docPart w:val="DefaultPlaceholder_22675703"/>
          </w:placeholder>
          <w:richText/>
        </w:sdtPr>
        <w:sdtContent>
          <w:r w:rsidRPr="00127927" w:rsidR="00127927">
            <w:rPr>
              <w:rFonts w:ascii="宋体" w:hAnsi="宋体" w:hint="eastAsia"/>
              <w:color w:val="000000"/>
              <w:sz w:val="24"/>
              <w:u w:val="single"/>
            </w:rPr>
            <w:t>2个采暖期</w:t>
          </w:r>
        </w:sdtContent>
      </w:sdt>
      <w:r w:rsidRPr="008D19BF">
        <w:rPr>
          <w:rFonts w:ascii="宋体" w:hAnsi="宋体" w:cs="宋体"/>
          <w:color w:val="000000"/>
          <w:kern w:val="0"/>
          <w:sz w:val="24"/>
        </w:rPr>
        <w:t>(不得低于</w:t>
      </w:r>
      <w:r w:rsidRPr="008D19BF">
        <w:rPr>
          <w:color w:val="000000"/>
          <w:kern w:val="0"/>
          <w:sz w:val="24"/>
        </w:rPr>
        <w:t>2</w:t>
      </w:r>
      <w:r w:rsidRPr="008D19BF">
        <w:rPr>
          <w:rFonts w:ascii="宋体" w:hAnsi="宋体" w:cs="宋体"/>
          <w:color w:val="000000"/>
          <w:kern w:val="0"/>
          <w:sz w:val="24"/>
        </w:rPr>
        <w:t>个采暖期、供冷期)；</w:t>
      </w:r>
      <w:sdt>
        <w:sdtPr>
          <w:id w:val="889190908"/>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4</w:t>
      </w:r>
      <w:r w:rsidRPr="008D19BF">
        <w:rPr>
          <w:rFonts w:ascii="宋体" w:hAnsi="宋体" w:cs="宋体"/>
          <w:color w:val="000000"/>
          <w:kern w:val="0"/>
          <w:sz w:val="24"/>
        </w:rPr>
        <w:t>、电气管线、给排水管道、设备安装：</w:t>
      </w:r>
    </w:p>
    <w:p w:rsidR="00116D61" w:rsidRPr="008D19BF" w:rsidP="00741CAB">
      <w:pPr>
        <w:widowControl/>
        <w:spacing w:line="360" w:lineRule="auto"/>
        <w:ind w:firstLine="480"/>
        <w:rPr>
          <w:rFonts w:ascii="宋体" w:hAnsi="宋体" w:cs="宋体"/>
          <w:color w:val="000000"/>
          <w:kern w:val="0"/>
          <w:sz w:val="24"/>
        </w:rPr>
      </w:pPr>
      <w:r w:rsidRPr="008D19BF">
        <w:rPr>
          <w:rFonts w:ascii="宋体" w:hAnsi="宋体" w:cs="宋体"/>
          <w:color w:val="000000"/>
          <w:kern w:val="0"/>
          <w:sz w:val="24"/>
        </w:rPr>
        <w:t>保修期限为：</w:t>
      </w:r>
      <w:sdt>
        <w:sdtPr>
          <w:id w:val="1906626802"/>
          <w:placeholder>
            <w:docPart w:val="DefaultPlaceholder_22675703"/>
          </w:placeholder>
          <w:richText/>
        </w:sdtPr>
        <w:sdtContent>
          <w:r w:rsidR="00127927">
            <w:rPr>
              <w:rFonts w:ascii="宋体" w:hAnsi="宋体" w:hint="eastAsia"/>
              <w:color w:val="000000"/>
              <w:sz w:val="24"/>
              <w:u w:val="single"/>
            </w:rPr>
            <w:t>2年</w:t>
          </w:r>
        </w:sdtContent>
      </w:sdt>
      <w:r w:rsidRPr="008D19BF">
        <w:rPr>
          <w:rFonts w:ascii="宋体" w:hAnsi="宋体" w:cs="宋体"/>
          <w:color w:val="000000"/>
          <w:kern w:val="0"/>
          <w:sz w:val="24"/>
        </w:rPr>
        <w:t>(不得低于</w:t>
      </w:r>
      <w:r w:rsidRPr="008D19BF">
        <w:rPr>
          <w:color w:val="000000"/>
          <w:kern w:val="0"/>
          <w:sz w:val="24"/>
        </w:rPr>
        <w:t>2</w:t>
      </w:r>
      <w:r w:rsidRPr="008D19BF">
        <w:rPr>
          <w:rFonts w:ascii="宋体" w:hAnsi="宋体" w:cs="宋体"/>
          <w:color w:val="000000"/>
          <w:kern w:val="0"/>
          <w:sz w:val="24"/>
        </w:rPr>
        <w:t>年)；</w:t>
      </w:r>
      <w:sdt>
        <w:sdtPr>
          <w:id w:val="233604869"/>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5</w:t>
      </w:r>
      <w:r w:rsidRPr="008D19BF">
        <w:rPr>
          <w:rFonts w:ascii="宋体" w:hAnsi="宋体" w:cs="宋体"/>
          <w:color w:val="000000"/>
          <w:kern w:val="0"/>
          <w:sz w:val="24"/>
        </w:rPr>
        <w:t>、装修工程：</w:t>
      </w:r>
    </w:p>
    <w:p w:rsidR="00116D61" w:rsidRPr="008D19BF" w:rsidP="007F5782">
      <w:pPr>
        <w:widowControl/>
        <w:spacing w:line="360" w:lineRule="auto"/>
        <w:ind w:firstLine="480"/>
        <w:rPr>
          <w:rFonts w:ascii="宋体" w:hAnsi="宋体" w:cs="宋体"/>
          <w:color w:val="000000"/>
          <w:kern w:val="0"/>
          <w:sz w:val="24"/>
        </w:rPr>
      </w:pPr>
      <w:r w:rsidRPr="008D19BF">
        <w:rPr>
          <w:rFonts w:ascii="宋体" w:hAnsi="宋体" w:cs="宋体"/>
          <w:color w:val="000000"/>
          <w:kern w:val="0"/>
          <w:sz w:val="24"/>
        </w:rPr>
        <w:t>保修期限为：</w:t>
      </w:r>
      <w:sdt>
        <w:sdtPr>
          <w:id w:val="1771308294"/>
          <w:placeholder>
            <w:docPart w:val="DefaultPlaceholder_22675703"/>
          </w:placeholder>
          <w:richText/>
        </w:sdtPr>
        <w:sdtContent>
          <w:r w:rsidR="00127927">
            <w:rPr>
              <w:rFonts w:ascii="宋体" w:hAnsi="宋体" w:hint="eastAsia"/>
              <w:color w:val="000000"/>
              <w:sz w:val="24"/>
              <w:u w:val="single"/>
            </w:rPr>
            <w:t>2年</w:t>
          </w:r>
        </w:sdtContent>
      </w:sdt>
      <w:r w:rsidRPr="008D19BF">
        <w:rPr>
          <w:rFonts w:ascii="宋体" w:hAnsi="宋体" w:cs="宋体"/>
          <w:color w:val="000000"/>
          <w:kern w:val="0"/>
          <w:sz w:val="24"/>
        </w:rPr>
        <w:t>(不得低于</w:t>
      </w:r>
      <w:r w:rsidRPr="008D19BF">
        <w:rPr>
          <w:color w:val="000000"/>
          <w:kern w:val="0"/>
          <w:sz w:val="24"/>
        </w:rPr>
        <w:t>2</w:t>
      </w:r>
      <w:r w:rsidRPr="008D19BF">
        <w:rPr>
          <w:rFonts w:ascii="宋体" w:hAnsi="宋体" w:cs="宋体"/>
          <w:color w:val="000000"/>
          <w:kern w:val="0"/>
          <w:sz w:val="24"/>
        </w:rPr>
        <w:t>年)；</w:t>
      </w:r>
      <w:sdt>
        <w:sdtPr>
          <w:id w:val="1615735129"/>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6、</w:t>
      </w:r>
      <w:sdt>
        <w:sdtPr>
          <w:id w:val="641365114"/>
          <w:placeholder>
            <w:docPart w:val="DefaultPlaceholder_22675703"/>
          </w:placeholder>
          <w:richText/>
        </w:sdtPr>
        <w:sdtContent>
          <w:r w:rsidRPr="00127927" w:rsidR="00127927">
            <w:rPr>
              <w:rFonts w:ascii="宋体" w:hAnsi="宋体" w:hint="eastAsia"/>
              <w:color w:val="000000"/>
              <w:sz w:val="24"/>
              <w:u w:val="single"/>
            </w:rPr>
            <w:t>住宅小区内的给排水设施、道路等配套工程为2年</w:t>
          </w:r>
        </w:sdtContent>
      </w:sdt>
      <w:r w:rsidRPr="008D19BF">
        <w:rPr>
          <w:rFonts w:ascii="宋体" w:hAnsi="宋体" w:cs="宋体"/>
          <w:color w:val="000000"/>
          <w:kern w:val="0"/>
          <w:sz w:val="24"/>
        </w:rPr>
        <w:t>；</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7、</w:t>
      </w:r>
      <w:sdt>
        <w:sdtPr>
          <w:id w:val="2022423198"/>
          <w:placeholder>
            <w:docPart w:val="DefaultPlaceholder_22675703"/>
          </w:placeholder>
          <w:richText/>
        </w:sdtPr>
        <w:sdtContent>
          <w:r w:rsidRPr="00127927" w:rsidR="00127927">
            <w:rPr>
              <w:rFonts w:ascii="宋体" w:hAnsi="宋体" w:hint="eastAsia"/>
              <w:color w:val="000000"/>
              <w:sz w:val="24"/>
              <w:u w:val="single"/>
            </w:rPr>
            <w:t>其他项目保修期限约定如下：其他工程无特别约定的为2年</w:t>
          </w:r>
        </w:sdtContent>
      </w:sdt>
      <w:r w:rsidRPr="008D19BF" w:rsidR="00D807D1">
        <w:rPr>
          <w:rFonts w:ascii="宋体" w:hAnsi="宋体" w:cs="宋体"/>
          <w:color w:val="000000"/>
          <w:kern w:val="0"/>
          <w:sz w:val="24"/>
        </w:rPr>
        <w:t>；</w:t>
      </w:r>
    </w:p>
    <w:p w:rsidR="00116D61" w:rsidRPr="008D19BF" w:rsidP="0091663C">
      <w:pPr>
        <w:widowControl/>
        <w:spacing w:line="360" w:lineRule="auto"/>
        <w:rPr>
          <w:rFonts w:ascii="宋体" w:hAnsi="宋体" w:cs="宋体" w:hint="eastAsia"/>
          <w:color w:val="000000"/>
          <w:kern w:val="0"/>
          <w:sz w:val="24"/>
        </w:rPr>
      </w:pPr>
      <w:r w:rsidRPr="008D19BF">
        <w:rPr>
          <w:rFonts w:ascii="宋体" w:hAnsi="宋体" w:cs="宋体"/>
          <w:color w:val="000000"/>
          <w:kern w:val="0"/>
          <w:sz w:val="24"/>
        </w:rPr>
        <w:t>　　8、</w:t>
      </w:r>
      <w:sdt>
        <w:sdtPr>
          <w:id w:val="695437182"/>
          <w:placeholder>
            <w:docPart w:val="DefaultPlaceholder_22675703"/>
          </w:placeholder>
          <w:richText/>
        </w:sdtPr>
        <w:sdtContent>
          <w:r w:rsidR="005F08F6">
            <w:rPr>
              <w:rFonts w:ascii="宋体" w:hAnsi="宋体" w:hint="eastAsia"/>
              <w:color w:val="000000"/>
              <w:sz w:val="24"/>
              <w:u w:val="single"/>
            </w:rPr>
            <w:t>/</w:t>
          </w:r>
        </w:sdtContent>
      </w:sdt>
      <w:r w:rsidRPr="008D19BF" w:rsidR="00D807D1">
        <w:rPr>
          <w:rFonts w:ascii="宋体" w:hAnsi="宋体" w:cs="宋体" w:hint="eastAsia"/>
          <w:color w:val="000000"/>
          <w:kern w:val="0"/>
          <w:sz w:val="24"/>
        </w:rPr>
        <w:t>。</w:t>
      </w:r>
    </w:p>
    <w:p w:rsidR="00B45683" w:rsidRPr="008D19BF" w:rsidP="00B45683">
      <w:pPr>
        <w:widowControl/>
        <w:spacing w:line="360" w:lineRule="auto"/>
        <w:ind w:firstLine="480"/>
        <w:rPr>
          <w:rFonts w:ascii="宋体" w:hAnsi="宋体" w:cs="宋体" w:hint="eastAsia"/>
          <w:color w:val="000000"/>
          <w:kern w:val="0"/>
          <w:sz w:val="24"/>
        </w:rPr>
      </w:pPr>
      <w:r w:rsidRPr="008D19BF" w:rsidR="00116D61">
        <w:rPr>
          <w:rFonts w:ascii="宋体" w:hAnsi="宋体" w:cs="宋体"/>
          <w:color w:val="000000"/>
          <w:kern w:val="0"/>
          <w:sz w:val="24"/>
        </w:rPr>
        <w:t>(二)其他约定。</w:t>
      </w:r>
    </w:p>
    <w:p w:rsidR="00116D61" w:rsidRPr="008D19BF" w:rsidP="00B45683">
      <w:pPr>
        <w:widowControl/>
        <w:spacing w:line="360" w:lineRule="auto"/>
        <w:ind w:firstLine="480"/>
        <w:rPr>
          <w:rFonts w:ascii="宋体" w:hAnsi="宋体" w:cs="宋体"/>
          <w:b/>
          <w:color w:val="000000"/>
          <w:kern w:val="0"/>
          <w:sz w:val="24"/>
        </w:rPr>
      </w:pPr>
      <w:r w:rsidRPr="008D19BF" w:rsidR="000355EF">
        <w:rPr>
          <w:rFonts w:ascii="宋体" w:hAnsi="宋体" w:cs="宋体"/>
          <w:b/>
          <w:bCs/>
          <w:color w:val="000000"/>
          <w:kern w:val="0"/>
          <w:sz w:val="24"/>
        </w:rPr>
        <w:br w:type="page"/>
      </w:r>
      <w:r w:rsidRPr="008D19BF">
        <w:rPr>
          <w:rFonts w:ascii="宋体" w:hAnsi="宋体" w:cs="宋体"/>
          <w:b/>
          <w:bCs/>
          <w:color w:val="000000"/>
          <w:kern w:val="0"/>
          <w:sz w:val="24"/>
        </w:rPr>
        <w:t>附件八</w:t>
      </w:r>
      <w:r w:rsidRPr="008D19BF" w:rsidR="00C04431">
        <w:rPr>
          <w:rFonts w:ascii="宋体" w:hAnsi="宋体" w:cs="宋体" w:hint="eastAsia"/>
          <w:b/>
          <w:bCs/>
          <w:color w:val="000000"/>
          <w:kern w:val="0"/>
          <w:sz w:val="24"/>
        </w:rPr>
        <w:t xml:space="preserve"> </w:t>
      </w:r>
      <w:r w:rsidRPr="008D19BF">
        <w:rPr>
          <w:rFonts w:ascii="宋体" w:hAnsi="宋体" w:cs="宋体"/>
          <w:b/>
          <w:bCs/>
          <w:color w:val="000000"/>
          <w:kern w:val="0"/>
          <w:sz w:val="24"/>
        </w:rPr>
        <w:t xml:space="preserve"> 关于质量担保的证明</w:t>
      </w:r>
    </w:p>
    <w:sdt>
      <w:sdtPr>
        <w:id w:val="435308889"/>
        <w:placeholder>
          <w:docPart w:val="DefaultPlaceholder_22675703"/>
        </w:placeholder>
        <w:richText/>
      </w:sdtPr>
      <w:sdtContent>
        <w:p w:rsidR="00B54F57" w:rsidRPr="008D19BF" w:rsidP="00B54F57">
          <w:pPr>
            <w:widowControl/>
            <w:spacing w:line="360" w:lineRule="auto"/>
            <w:rPr>
              <w:rFonts w:ascii="宋体" w:hAnsi="宋体" w:cs="宋体"/>
              <w:color w:val="000000"/>
              <w:kern w:val="0"/>
              <w:sz w:val="24"/>
            </w:rPr>
          </w:pPr>
          <w:r>
            <w:rPr>
              <w:rFonts w:ascii="宋体" w:hAnsi="宋体" w:cs="宋体"/>
              <w:color w:val="000000"/>
              <w:kern w:val="0"/>
              <w:sz w:val="24"/>
            </w:rPr>
            <w:pict>
              <v:shape id="_x0000_i1034" type="#_x0000_t75" style="width:413.99pt;height:559.4pt" stroked="f">
                <v:imagedata r:id="rId9" o:title="1"/>
              </v:shape>
            </w:pict>
          </w:r>
        </w:p>
        <w:p w:rsidR="00127927" w:rsidP="00B54F57">
          <w:pPr>
            <w:widowControl/>
            <w:spacing w:before="156" w:beforeLines="50" w:after="312" w:afterLines="100" w:line="360" w:lineRule="auto"/>
            <w:ind w:firstLine="480" w:firstLineChars="200"/>
            <w:rPr>
              <w:rFonts w:ascii="宋体" w:hAnsi="宋体" w:hint="eastAsia"/>
              <w:color w:val="000000"/>
              <w:sz w:val="24"/>
            </w:rPr>
          </w:pPr>
          <w:r w:rsidRPr="008D19BF" w:rsidR="00B54F57">
            <w:rPr>
              <w:rFonts w:ascii="宋体" w:hAnsi="宋体" w:hint="eastAsia"/>
              <w:color w:val="000000"/>
              <w:sz w:val="24"/>
            </w:rPr>
            <w:t xml:space="preserve"> </w:t>
          </w:r>
        </w:p>
        <w:p w:rsidR="00127927" w:rsidP="00127927">
          <w:pPr>
            <w:widowControl/>
            <w:spacing w:before="156" w:beforeLines="50" w:after="312" w:afterLines="100" w:line="360" w:lineRule="auto"/>
            <w:ind w:firstLine="480" w:firstLineChars="200"/>
            <w:rPr>
              <w:rFonts w:ascii="宋体" w:hAnsi="宋体" w:hint="eastAsia"/>
              <w:color w:val="000000"/>
              <w:sz w:val="24"/>
            </w:rPr>
          </w:pPr>
        </w:p>
        <w:p w:rsidR="00127927" w:rsidP="00127927">
          <w:pPr>
            <w:widowControl/>
            <w:spacing w:before="156" w:beforeLines="50" w:after="312" w:afterLines="100" w:line="360" w:lineRule="auto"/>
            <w:ind w:firstLine="480" w:firstLineChars="200"/>
            <w:rPr>
              <w:rFonts w:ascii="宋体" w:hAnsi="宋体" w:hint="eastAsia"/>
              <w:color w:val="000000"/>
              <w:sz w:val="24"/>
            </w:rPr>
          </w:pPr>
          <w:r>
            <w:rPr>
              <w:rFonts w:ascii="宋体" w:hAnsi="宋体" w:cs="宋体" w:hint="eastAsia"/>
              <w:color w:val="000000"/>
              <w:kern w:val="0"/>
              <w:sz w:val="24"/>
            </w:rPr>
            <w:pict>
              <v:shape id="图片 52" o:spid="_x0000_i1035" type="#_x0000_t75" alt="aa8304c2ee59eb85aec7a9e172c69c1" style="width:411.02pt;height:562.13pt;mso-position-horizontal-relative:page;mso-position-vertical-relative:page" o:preferrelative="t" filled="f" stroked="f">
                <v:imagedata r:id="rId10" o:title="aa8304c2ee59eb85aec7a9e172c69c1"/>
                <v:path o:extrusionok="f"/>
                <o:lock v:ext="edit" aspectratio="t"/>
              </v:shape>
            </w:pict>
          </w:r>
        </w:p>
      </w:sdtContent>
    </w:sdt>
    <w:p w:rsidR="00116D61" w:rsidRPr="008D19BF" w:rsidP="00127927">
      <w:pPr>
        <w:widowControl/>
        <w:spacing w:before="156" w:beforeLines="50" w:after="312" w:afterLines="100" w:line="360" w:lineRule="auto"/>
        <w:ind w:firstLine="480" w:firstLineChars="200"/>
        <w:rPr>
          <w:rFonts w:ascii="宋体" w:hAnsi="宋体" w:cs="宋体"/>
          <w:b/>
          <w:bCs/>
          <w:color w:val="000000"/>
          <w:kern w:val="0"/>
          <w:sz w:val="24"/>
        </w:rPr>
      </w:pPr>
      <w:r w:rsidRPr="008D19BF" w:rsidR="000355EF">
        <w:rPr>
          <w:rFonts w:ascii="宋体" w:hAnsi="宋体" w:cs="宋体"/>
          <w:b/>
          <w:bCs/>
          <w:color w:val="000000"/>
          <w:kern w:val="0"/>
          <w:sz w:val="24"/>
        </w:rPr>
        <w:br w:type="page"/>
      </w:r>
      <w:r w:rsidRPr="008D19BF">
        <w:rPr>
          <w:rFonts w:ascii="宋体" w:hAnsi="宋体" w:cs="宋体"/>
          <w:b/>
          <w:bCs/>
          <w:color w:val="000000"/>
          <w:kern w:val="0"/>
          <w:sz w:val="24"/>
        </w:rPr>
        <w:t xml:space="preserve">附件九 </w:t>
      </w:r>
      <w:r w:rsidRPr="008D19BF" w:rsidR="00C04431">
        <w:rPr>
          <w:rFonts w:ascii="宋体" w:hAnsi="宋体" w:cs="宋体" w:hint="eastAsia"/>
          <w:b/>
          <w:bCs/>
          <w:color w:val="000000"/>
          <w:kern w:val="0"/>
          <w:sz w:val="24"/>
        </w:rPr>
        <w:t xml:space="preserve"> </w:t>
      </w:r>
      <w:r w:rsidRPr="008D19BF">
        <w:rPr>
          <w:rFonts w:ascii="宋体" w:hAnsi="宋体" w:cs="宋体"/>
          <w:b/>
          <w:bCs/>
          <w:color w:val="000000"/>
          <w:kern w:val="0"/>
          <w:sz w:val="24"/>
        </w:rPr>
        <w:t>关于前期物业管理的约定</w:t>
      </w:r>
    </w:p>
    <w:sdt>
      <w:sdtPr>
        <w:id w:val="1925588081"/>
        <w:placeholder>
          <w:docPart w:val="DefaultPlaceholder_22675703"/>
        </w:placeholder>
        <w:richText/>
      </w:sdtPr>
      <w:sdtContent>
        <w:p w:rsidR="00127927" w:rsidRPr="00127927" w:rsidP="00127927">
          <w:pPr>
            <w:widowControl/>
            <w:spacing w:line="360" w:lineRule="auto"/>
            <w:ind w:firstLine="3960" w:firstLineChars="1650"/>
            <w:rPr>
              <w:rFonts w:ascii="宋体" w:hAnsi="宋体" w:cs="宋体" w:hint="eastAsia"/>
              <w:color w:val="000000"/>
              <w:kern w:val="0"/>
              <w:sz w:val="24"/>
            </w:rPr>
          </w:pPr>
          <w:r w:rsidRPr="00127927">
            <w:rPr>
              <w:rFonts w:ascii="宋体" w:hAnsi="宋体" w:cs="宋体" w:hint="eastAsia"/>
              <w:color w:val="000000"/>
              <w:kern w:val="0"/>
              <w:sz w:val="24"/>
            </w:rPr>
            <w:t>承  诺  书</w:t>
          </w:r>
        </w:p>
        <w:p w:rsidR="00127927" w:rsidRPr="00127927" w:rsidP="00127927">
          <w:pPr>
            <w:widowControl/>
            <w:spacing w:line="360" w:lineRule="auto"/>
            <w:ind w:firstLine="480" w:firstLineChars="200"/>
            <w:rPr>
              <w:rFonts w:ascii="宋体" w:hAnsi="宋体" w:cs="宋体" w:hint="eastAsia"/>
              <w:color w:val="000000"/>
              <w:kern w:val="0"/>
              <w:sz w:val="24"/>
            </w:rPr>
          </w:pPr>
          <w:r w:rsidRPr="00127927">
            <w:rPr>
              <w:rFonts w:ascii="宋体" w:hAnsi="宋体" w:cs="宋体" w:hint="eastAsia"/>
              <w:color w:val="000000"/>
              <w:kern w:val="0"/>
              <w:sz w:val="24"/>
            </w:rPr>
            <w:t>本人为 葛宁悦东方府 小区物业的买受人，为维护本物业管理区域内全体业主的共同利益，本人声明如下：</w:t>
          </w:r>
        </w:p>
        <w:p w:rsidR="00127927" w:rsidRPr="00127927" w:rsidP="00127927">
          <w:pPr>
            <w:widowControl/>
            <w:spacing w:line="360" w:lineRule="auto"/>
            <w:rPr>
              <w:rFonts w:ascii="宋体" w:hAnsi="宋体" w:cs="宋体" w:hint="eastAsia"/>
              <w:color w:val="000000"/>
              <w:kern w:val="0"/>
              <w:sz w:val="24"/>
            </w:rPr>
          </w:pPr>
          <w:r w:rsidRPr="00127927">
            <w:rPr>
              <w:rFonts w:ascii="宋体" w:hAnsi="宋体" w:cs="宋体" w:hint="eastAsia"/>
              <w:color w:val="000000"/>
              <w:kern w:val="0"/>
              <w:sz w:val="24"/>
            </w:rPr>
            <w:t>一、</w:t>
            <w:tab/>
            <w:t>确认已详细阅读</w:t>
          </w:r>
          <w:r w:rsidRPr="00127927">
            <w:rPr>
              <w:rFonts w:ascii="宋体" w:hAnsi="宋体" w:cs="宋体" w:hint="eastAsia"/>
              <w:color w:val="000000"/>
              <w:kern w:val="0"/>
              <w:sz w:val="24"/>
            </w:rPr>
            <w:t>“</w:t>
          </w:r>
          <w:r w:rsidRPr="00127927">
            <w:rPr>
              <w:rFonts w:ascii="宋体" w:hAnsi="宋体" w:cs="宋体" w:hint="eastAsia"/>
              <w:color w:val="000000"/>
              <w:kern w:val="0"/>
              <w:sz w:val="24"/>
            </w:rPr>
            <w:t>业主临时管理规约</w:t>
          </w:r>
          <w:r w:rsidRPr="00127927">
            <w:rPr>
              <w:rFonts w:ascii="宋体" w:hAnsi="宋体" w:cs="宋体" w:hint="eastAsia"/>
              <w:color w:val="000000"/>
              <w:kern w:val="0"/>
              <w:sz w:val="24"/>
            </w:rPr>
            <w:t>”</w:t>
          </w:r>
          <w:r w:rsidRPr="00127927">
            <w:rPr>
              <w:rFonts w:ascii="宋体" w:hAnsi="宋体" w:cs="宋体" w:hint="eastAsia"/>
              <w:color w:val="000000"/>
              <w:kern w:val="0"/>
              <w:sz w:val="24"/>
            </w:rPr>
            <w:t>（以下称本规约）、以及开发商与物业公司签订的</w:t>
          </w:r>
          <w:r w:rsidRPr="00127927">
            <w:rPr>
              <w:rFonts w:ascii="宋体" w:hAnsi="宋体" w:cs="宋体" w:hint="eastAsia"/>
              <w:color w:val="000000"/>
              <w:kern w:val="0"/>
              <w:sz w:val="24"/>
            </w:rPr>
            <w:t>“</w:t>
          </w:r>
          <w:r w:rsidRPr="00127927">
            <w:rPr>
              <w:rFonts w:ascii="宋体" w:hAnsi="宋体" w:cs="宋体" w:hint="eastAsia"/>
              <w:color w:val="000000"/>
              <w:kern w:val="0"/>
              <w:sz w:val="24"/>
            </w:rPr>
            <w:t>前期物业服务合同</w:t>
          </w:r>
          <w:r w:rsidRPr="00127927">
            <w:rPr>
              <w:rFonts w:ascii="宋体" w:hAnsi="宋体" w:cs="宋体" w:hint="eastAsia"/>
              <w:color w:val="000000"/>
              <w:kern w:val="0"/>
              <w:sz w:val="24"/>
            </w:rPr>
            <w:t>”</w:t>
          </w:r>
          <w:r w:rsidRPr="00127927">
            <w:rPr>
              <w:rFonts w:ascii="宋体" w:hAnsi="宋体" w:cs="宋体" w:hint="eastAsia"/>
              <w:color w:val="000000"/>
              <w:kern w:val="0"/>
              <w:sz w:val="24"/>
            </w:rPr>
            <w:t>；</w:t>
          </w:r>
        </w:p>
        <w:p w:rsidR="00127927" w:rsidRPr="00127927" w:rsidP="00127927">
          <w:pPr>
            <w:widowControl/>
            <w:spacing w:line="360" w:lineRule="auto"/>
            <w:rPr>
              <w:rFonts w:ascii="宋体" w:hAnsi="宋体" w:cs="宋体" w:hint="eastAsia"/>
              <w:color w:val="000000"/>
              <w:kern w:val="0"/>
              <w:sz w:val="24"/>
            </w:rPr>
          </w:pPr>
          <w:r w:rsidRPr="00127927">
            <w:rPr>
              <w:rFonts w:ascii="宋体" w:hAnsi="宋体" w:cs="宋体" w:hint="eastAsia"/>
              <w:color w:val="000000"/>
              <w:kern w:val="0"/>
              <w:sz w:val="24"/>
            </w:rPr>
            <w:t>二、</w:t>
            <w:tab/>
            <w:t>同意遵守并倡导其他业主及物业使用人遵守本规约，同意按照前期物业合同约定的物业服务费标准按时缴费；</w:t>
          </w:r>
        </w:p>
        <w:p w:rsidR="00127927" w:rsidRPr="00127927" w:rsidP="00127927">
          <w:pPr>
            <w:widowControl/>
            <w:spacing w:line="360" w:lineRule="auto"/>
            <w:rPr>
              <w:rFonts w:ascii="宋体" w:hAnsi="宋体" w:cs="宋体" w:hint="eastAsia"/>
              <w:color w:val="000000"/>
              <w:kern w:val="0"/>
              <w:sz w:val="24"/>
            </w:rPr>
          </w:pPr>
          <w:r w:rsidRPr="00127927">
            <w:rPr>
              <w:rFonts w:ascii="宋体" w:hAnsi="宋体" w:cs="宋体" w:hint="eastAsia"/>
              <w:color w:val="000000"/>
              <w:kern w:val="0"/>
              <w:sz w:val="24"/>
            </w:rPr>
            <w:t>三、</w:t>
            <w:tab/>
            <w:t>本人同意承担违反本规约的相应责任，并同意对该物业的使用人违反本规约的行为承担连带责任；</w:t>
          </w:r>
        </w:p>
        <w:p w:rsidR="00127927" w:rsidRPr="00127927" w:rsidP="00127927">
          <w:pPr>
            <w:widowControl/>
            <w:spacing w:line="360" w:lineRule="auto"/>
            <w:rPr>
              <w:rFonts w:ascii="宋体" w:hAnsi="宋体" w:cs="宋体" w:hint="eastAsia"/>
              <w:color w:val="000000"/>
              <w:kern w:val="0"/>
              <w:sz w:val="24"/>
            </w:rPr>
          </w:pPr>
          <w:r w:rsidRPr="00127927">
            <w:rPr>
              <w:rFonts w:ascii="宋体" w:hAnsi="宋体" w:cs="宋体" w:hint="eastAsia"/>
              <w:color w:val="000000"/>
              <w:kern w:val="0"/>
              <w:sz w:val="24"/>
            </w:rPr>
            <w:t>四、</w:t>
            <w:tab/>
            <w:t>本人承诺转让该物业时将物业受让人签署的本规约的承诺书并送交建设单位或物业管理企业，建设单位或物业管理企业收到物业继受人签署的承诺书前，本承诺书继续有效。受让人所产生的法律责任由本人承担；</w:t>
          </w:r>
        </w:p>
        <w:p w:rsidR="00127927" w:rsidRPr="00127927" w:rsidP="00127927">
          <w:pPr>
            <w:widowControl/>
            <w:spacing w:line="360" w:lineRule="auto"/>
            <w:rPr>
              <w:rFonts w:ascii="宋体" w:hAnsi="宋体" w:cs="宋体"/>
              <w:color w:val="000000"/>
              <w:kern w:val="0"/>
              <w:sz w:val="24"/>
            </w:rPr>
          </w:pPr>
        </w:p>
        <w:p w:rsidR="00127927" w:rsidRPr="00127927" w:rsidP="00127927">
          <w:pPr>
            <w:widowControl/>
            <w:spacing w:line="360" w:lineRule="auto"/>
            <w:rPr>
              <w:rFonts w:ascii="宋体" w:hAnsi="宋体" w:cs="宋体"/>
              <w:color w:val="000000"/>
              <w:kern w:val="0"/>
              <w:sz w:val="24"/>
            </w:rPr>
          </w:pPr>
        </w:p>
        <w:p w:rsidR="00127927" w:rsidRPr="00127927" w:rsidP="00127927">
          <w:pPr>
            <w:widowControl/>
            <w:spacing w:line="360" w:lineRule="auto"/>
            <w:rPr>
              <w:rFonts w:ascii="宋体" w:hAnsi="宋体" w:cs="宋体"/>
              <w:color w:val="000000"/>
              <w:kern w:val="0"/>
              <w:sz w:val="24"/>
            </w:rPr>
          </w:pPr>
        </w:p>
        <w:p w:rsidR="00127927" w:rsidRPr="00127927" w:rsidP="00127927">
          <w:pPr>
            <w:widowControl/>
            <w:spacing w:line="360" w:lineRule="auto"/>
            <w:ind w:firstLine="6240" w:firstLineChars="2600"/>
            <w:rPr>
              <w:rFonts w:ascii="宋体" w:hAnsi="宋体" w:cs="宋体" w:hint="eastAsia"/>
              <w:color w:val="000000"/>
              <w:kern w:val="0"/>
              <w:sz w:val="24"/>
            </w:rPr>
          </w:pPr>
          <w:r w:rsidRPr="00127927">
            <w:rPr>
              <w:rFonts w:ascii="宋体" w:hAnsi="宋体" w:cs="宋体" w:hint="eastAsia"/>
              <w:color w:val="000000"/>
              <w:kern w:val="0"/>
              <w:sz w:val="24"/>
            </w:rPr>
            <w:t>承诺人（签章）</w:t>
          </w:r>
        </w:p>
        <w:p w:rsidR="00116D61" w:rsidRPr="008D19BF" w:rsidP="00534941">
          <w:pPr>
            <w:widowControl/>
            <w:spacing w:line="360" w:lineRule="auto"/>
            <w:rPr>
              <w:rFonts w:ascii="宋体" w:hAnsi="宋体" w:cs="宋体"/>
              <w:b/>
              <w:bCs/>
              <w:color w:val="000000"/>
              <w:kern w:val="0"/>
              <w:sz w:val="24"/>
            </w:rPr>
          </w:pPr>
          <w:r w:rsidRPr="00127927" w:rsidR="00127927">
            <w:rPr>
              <w:rFonts w:ascii="宋体" w:hAnsi="宋体" w:cs="宋体" w:hint="eastAsia"/>
              <w:color w:val="000000"/>
              <w:kern w:val="0"/>
              <w:sz w:val="24"/>
            </w:rPr>
            <w:t xml:space="preserve">    </w:t>
          </w:r>
          <w:r w:rsidR="00127927">
            <w:rPr>
              <w:rFonts w:ascii="宋体" w:hAnsi="宋体" w:cs="宋体" w:hint="eastAsia"/>
              <w:color w:val="000000"/>
              <w:kern w:val="0"/>
              <w:sz w:val="24"/>
            </w:rPr>
            <w:t xml:space="preserve">                                               </w:t>
          </w:r>
          <w:r w:rsidRPr="00127927" w:rsidR="00127927">
            <w:rPr>
              <w:rFonts w:ascii="宋体" w:hAnsi="宋体" w:cs="宋体" w:hint="eastAsia"/>
              <w:color w:val="000000"/>
              <w:kern w:val="0"/>
              <w:sz w:val="24"/>
            </w:rPr>
            <w:t xml:space="preserve">  年   月   日</w:t>
          </w:r>
          <w:r w:rsidRPr="008D19BF" w:rsidR="00B54F57">
            <w:rPr>
              <w:rFonts w:ascii="宋体" w:hAnsi="宋体" w:hint="eastAsia"/>
              <w:color w:val="000000"/>
              <w:sz w:val="24"/>
            </w:rPr>
            <w:t xml:space="preserve"> </w:t>
          </w:r>
        </w:p>
      </w:sdtContent>
    </w:sdt>
    <w:p w:rsidR="000355EF" w:rsidRPr="008D19BF" w:rsidP="00534941">
      <w:pPr>
        <w:widowControl/>
        <w:spacing w:line="360" w:lineRule="auto"/>
        <w:rPr>
          <w:rFonts w:ascii="宋体" w:hAnsi="宋体" w:cs="宋体"/>
          <w:b/>
          <w:bCs/>
          <w:color w:val="000000"/>
          <w:kern w:val="0"/>
          <w:sz w:val="24"/>
        </w:rPr>
      </w:pPr>
      <w:r w:rsidRPr="008D19BF">
        <w:rPr>
          <w:rFonts w:ascii="宋体" w:hAnsi="宋体" w:cs="宋体"/>
          <w:b/>
          <w:bCs/>
          <w:color w:val="000000"/>
          <w:kern w:val="0"/>
          <w:sz w:val="24"/>
        </w:rPr>
        <w:br w:type="page"/>
      </w:r>
      <w:r w:rsidRPr="008D19BF">
        <w:rPr>
          <w:rFonts w:ascii="宋体" w:hAnsi="宋体" w:cs="宋体"/>
          <w:b/>
          <w:bCs/>
          <w:color w:val="000000"/>
          <w:kern w:val="0"/>
          <w:sz w:val="24"/>
        </w:rPr>
        <w:t>附件十</w:t>
      </w:r>
      <w:r w:rsidRPr="008D19BF" w:rsidR="00C04431">
        <w:rPr>
          <w:rFonts w:ascii="宋体" w:hAnsi="宋体" w:cs="宋体" w:hint="eastAsia"/>
          <w:b/>
          <w:bCs/>
          <w:color w:val="000000"/>
          <w:kern w:val="0"/>
          <w:sz w:val="24"/>
        </w:rPr>
        <w:t xml:space="preserve"> </w:t>
      </w:r>
      <w:r w:rsidRPr="008D19BF">
        <w:rPr>
          <w:rFonts w:ascii="宋体" w:hAnsi="宋体" w:cs="宋体"/>
          <w:b/>
          <w:bCs/>
          <w:color w:val="000000"/>
          <w:kern w:val="0"/>
          <w:sz w:val="24"/>
        </w:rPr>
        <w:t xml:space="preserve"> 出卖人关于遮挡或妨碍房屋正常使用情况的说明</w:t>
      </w:r>
    </w:p>
    <w:sdt>
      <w:sdtPr>
        <w:id w:val="1854109844"/>
        <w:placeholder>
          <w:docPart w:val="DefaultPlaceholder_22675703"/>
        </w:placeholder>
        <w:richText/>
      </w:sdtPr>
      <w:sdtContent>
        <w:p w:rsidR="00127927" w:rsidP="00127927">
          <w:pPr>
            <w:widowControl/>
            <w:spacing w:line="360" w:lineRule="auto"/>
            <w:ind w:firstLine="480" w:firstLineChars="200"/>
            <w:rPr>
              <w:rFonts w:ascii="宋体" w:hAnsi="宋体" w:hint="eastAsia"/>
              <w:color w:val="000000"/>
              <w:sz w:val="24"/>
            </w:rPr>
          </w:pPr>
          <w:r w:rsidRPr="00127927">
            <w:rPr>
              <w:rFonts w:ascii="宋体" w:hAnsi="宋体" w:hint="eastAsia"/>
              <w:color w:val="000000"/>
              <w:sz w:val="24"/>
            </w:rPr>
            <w:t>买受人确认签订本合同时/前出卖人已向买受人披露了可能存在的关于遮挡或妨碍房屋正常使用的情况,在此,买受人同意无需再书面说明，买受人已知悉该风险并愿意接受,关于遮挡或妨碍房屋正常使用的情况下买受人同意以所购房屋交房时的现状为准,并接受交房时的实际状况，无需出卖人承担任何违约责任</w:t>
          </w:r>
          <w:r>
            <w:rPr>
              <w:rFonts w:ascii="宋体" w:hAnsi="宋体" w:hint="eastAsia"/>
              <w:color w:val="000000"/>
              <w:sz w:val="24"/>
            </w:rPr>
            <w:t>。</w:t>
          </w:r>
        </w:p>
      </w:sdtContent>
    </w:sdt>
    <w:p w:rsidR="00116D61" w:rsidRPr="008D19BF" w:rsidP="00B54F57">
      <w:pPr>
        <w:widowControl/>
        <w:spacing w:line="360" w:lineRule="auto"/>
        <w:rPr>
          <w:rFonts w:ascii="宋体" w:hAnsi="宋体" w:cs="宋体"/>
          <w:b/>
          <w:bCs/>
          <w:color w:val="000000"/>
          <w:kern w:val="0"/>
          <w:sz w:val="24"/>
        </w:rPr>
      </w:pPr>
      <w:r w:rsidRPr="008D19BF" w:rsidR="000355EF">
        <w:rPr>
          <w:rFonts w:ascii="宋体" w:hAnsi="宋体" w:cs="宋体"/>
          <w:b/>
          <w:bCs/>
          <w:color w:val="000000"/>
          <w:kern w:val="0"/>
          <w:sz w:val="24"/>
        </w:rPr>
        <w:br w:type="page"/>
      </w:r>
      <w:r w:rsidRPr="008D19BF">
        <w:rPr>
          <w:rFonts w:ascii="宋体" w:hAnsi="宋体" w:cs="宋体"/>
          <w:b/>
          <w:bCs/>
          <w:color w:val="000000"/>
          <w:kern w:val="0"/>
          <w:sz w:val="24"/>
        </w:rPr>
        <w:t xml:space="preserve">附件十一 </w:t>
      </w:r>
      <w:r w:rsidRPr="008D19BF" w:rsidR="00C04431">
        <w:rPr>
          <w:rFonts w:ascii="宋体" w:hAnsi="宋体" w:cs="宋体" w:hint="eastAsia"/>
          <w:b/>
          <w:bCs/>
          <w:color w:val="000000"/>
          <w:kern w:val="0"/>
          <w:sz w:val="24"/>
        </w:rPr>
        <w:t xml:space="preserve"> </w:t>
      </w:r>
      <w:r w:rsidRPr="008D19BF">
        <w:rPr>
          <w:rFonts w:ascii="宋体" w:hAnsi="宋体" w:cs="宋体"/>
          <w:b/>
          <w:bCs/>
          <w:color w:val="000000"/>
          <w:kern w:val="0"/>
          <w:sz w:val="24"/>
        </w:rPr>
        <w:t>补充协议</w:t>
      </w:r>
    </w:p>
    <w:sdt>
      <w:sdtPr>
        <w:id w:val="856043784"/>
        <w:placeholder>
          <w:docPart w:val="DefaultPlaceholder_22675703"/>
        </w:placeholder>
        <w:richText/>
      </w:sdtPr>
      <w:sdtContent>
        <w:p w:rsidR="00C233B5" w:rsidP="00C233B5">
          <w:pPr>
            <w:spacing w:line="360" w:lineRule="auto"/>
            <w:ind w:firstLine="420"/>
          </w:pPr>
        </w:p>
        <w:p w:rsidR="00C233B5" w:rsidP="00C233B5">
          <w:pPr>
            <w:spacing w:line="360" w:lineRule="auto"/>
            <w:ind w:firstLine="420"/>
            <w:rPr>
              <w:rFonts w:ascii="宋体" w:hAnsi="宋体" w:cs="宋体"/>
              <w:sz w:val="24"/>
            </w:rPr>
          </w:pPr>
          <w:r>
            <w:rPr>
              <w:rFonts w:hint="eastAsia"/>
            </w:rPr>
            <w:t>鉴于买受人决定购买出卖人开发建设的</w:t>
          </w:r>
          <w:r>
            <w:rPr>
              <w:rFonts w:hint="eastAsia"/>
            </w:rPr>
            <w:t>“</w:t>
          </w:r>
          <w:r>
            <w:t xml:space="preserve"> </w:t>
          </w:r>
          <w:r>
            <w:rPr>
              <w:rFonts w:hint="eastAsia"/>
            </w:rPr>
            <w:t>葛宁悦东方府</w:t>
          </w:r>
          <w:r>
            <w:t xml:space="preserve"> </w:t>
          </w:r>
          <w:r>
            <w:rPr>
              <w:rFonts w:hint="eastAsia"/>
            </w:rPr>
            <w:t>”</w:t>
          </w:r>
          <w:r>
            <w:rPr>
              <w:rFonts w:hint="eastAsia"/>
            </w:rPr>
            <w:t>项目商品房，自愿与出卖人签订《商品房买卖合同》及其附件（该合同及附件，以下简称</w:t>
          </w:r>
          <w:r>
            <w:rPr>
              <w:rFonts w:hint="eastAsia"/>
            </w:rPr>
            <w:t>“</w:t>
          </w:r>
          <w:r>
            <w:rPr>
              <w:rFonts w:hint="eastAsia"/>
            </w:rPr>
            <w:t>主合同</w:t>
          </w:r>
          <w:r>
            <w:rPr>
              <w:rFonts w:hint="eastAsia"/>
            </w:rPr>
            <w:t>”</w:t>
          </w:r>
          <w:r>
            <w:rPr>
              <w:rFonts w:hint="eastAsia"/>
            </w:rPr>
            <w:t>），为进一步明确双方的权利义务，双方经友好协商达成一致意见，订立如下补充协议。本补充协议的约定与主合同正文的约定不一致的，则以本补充协议的约定为准。</w:t>
          </w:r>
        </w:p>
        <w:p w:rsidR="00C233B5" w:rsidP="00C233B5">
          <w:pPr>
            <w:spacing w:line="360" w:lineRule="auto"/>
            <w:ind w:firstLine="420"/>
            <w:rPr>
              <w:rFonts w:ascii="宋体" w:hAnsi="宋体" w:cs="宋体" w:hint="eastAsia"/>
              <w:sz w:val="24"/>
            </w:rPr>
          </w:pPr>
          <w:r>
            <w:rPr>
              <w:rFonts w:hint="eastAsia"/>
            </w:rPr>
            <w:t>除本补充协议另有规定外，本补充协议的用语与主合同的用语具有相同的含义，本补充协议中所称</w:t>
          </w:r>
          <w:r>
            <w:rPr>
              <w:rFonts w:hint="eastAsia"/>
            </w:rPr>
            <w:t>“</w:t>
          </w:r>
          <w:r>
            <w:rPr>
              <w:rFonts w:hint="eastAsia"/>
            </w:rPr>
            <w:t>合同</w:t>
          </w:r>
          <w:r>
            <w:rPr>
              <w:rFonts w:hint="eastAsia"/>
            </w:rPr>
            <w:t>”</w:t>
          </w:r>
          <w:r>
            <w:rPr>
              <w:rFonts w:hint="eastAsia"/>
            </w:rPr>
            <w:t>，包括主合同及本补充协议。</w:t>
          </w:r>
        </w:p>
        <w:p w:rsidR="00C233B5" w:rsidP="00C233B5">
          <w:pPr>
            <w:spacing w:line="360" w:lineRule="auto"/>
            <w:rPr>
              <w:rFonts w:ascii="宋体" w:hAnsi="宋体" w:cs="宋体" w:hint="eastAsia"/>
              <w:b/>
              <w:bCs/>
              <w:sz w:val="24"/>
            </w:rPr>
          </w:pPr>
          <w:r>
            <w:rPr>
              <w:rFonts w:hint="eastAsia"/>
              <w:b/>
            </w:rPr>
            <w:t>一、声明与承诺</w:t>
          </w:r>
        </w:p>
        <w:p w:rsidR="00C233B5" w:rsidP="00C233B5">
          <w:pPr>
            <w:spacing w:line="360" w:lineRule="auto"/>
            <w:ind w:firstLine="420" w:firstLineChars="200"/>
            <w:rPr>
              <w:rFonts w:ascii="宋体" w:hAnsi="宋体" w:cs="宋体" w:hint="eastAsia"/>
              <w:sz w:val="24"/>
            </w:rPr>
          </w:pPr>
          <w:r>
            <w:t>1</w:t>
          </w:r>
          <w:r>
            <w:rPr>
              <w:rFonts w:hint="eastAsia"/>
            </w:rPr>
            <w:t>、买受人声明：在签署合同前，买受人或其法定代理人（如有）确认具有完全行为能力，以及所必需的风险预见能力和商业经验，如需咨询专业机构或人士之意见，在合同签署之前已经完成。买受人已认真阅读了合同内容，且对于涉及双方权利义务的条款，出卖人已采取合理的方式提醒买受人注意，经与出卖人进行充分协商，买受人确认完全理解合同条款及相关内容的含义，知悉双方的权利和义务，同意合同全部内容。</w:t>
          </w:r>
        </w:p>
        <w:p w:rsidR="00C233B5" w:rsidP="00C233B5">
          <w:pPr>
            <w:spacing w:line="360" w:lineRule="auto"/>
            <w:ind w:firstLine="420" w:firstLineChars="200"/>
            <w:rPr>
              <w:rFonts w:ascii="宋体" w:hAnsi="宋体" w:cs="宋体" w:hint="eastAsia"/>
              <w:sz w:val="24"/>
            </w:rPr>
          </w:pPr>
          <w:r>
            <w:t>2</w:t>
          </w:r>
          <w:r>
            <w:rPr>
              <w:rFonts w:hint="eastAsia"/>
            </w:rPr>
            <w:t>、出卖人在签订合同之前已向买受人明示商品房买卖合同示范文本及本补充协议、全部销售依据（包括《国有土地使用证》、《建设用地规划许可证》、《建设工程规划许可证》、《建筑工程施工许可证》、《商品房预售许可证》）、《前期物业服务合同》、《临时管理规约》及共用建筑面积分摊情况说明、不利因素公示等国家和地方规定及合同约定需公示的全部信息），买受人确认在签订合同前如有疑问已得到出卖人的解释、说明，买受人已清楚及</w:t>
          </w:r>
          <w:r>
            <w:t>/</w:t>
          </w:r>
          <w:r>
            <w:rPr>
              <w:rFonts w:hint="eastAsia"/>
            </w:rPr>
            <w:t>或充分预见该商品房相关的包括但不限于建设依据、规划条件、设计条件、结构形式、法律状况及该商品房竣工后的自然状态等，即使存在未能预见的部分或其他未尽事宜，买受人在此亦同意以竣工交付时的实际情况为准。</w:t>
          </w:r>
        </w:p>
        <w:p w:rsidR="00C233B5" w:rsidP="00C233B5">
          <w:pPr>
            <w:spacing w:line="360" w:lineRule="auto"/>
            <w:ind w:firstLine="420" w:firstLineChars="200"/>
            <w:rPr>
              <w:rFonts w:ascii="宋体" w:hAnsi="宋体" w:cs="宋体" w:hint="eastAsia"/>
              <w:sz w:val="24"/>
            </w:rPr>
          </w:pPr>
          <w:r>
            <w:t>3</w:t>
          </w:r>
          <w:r>
            <w:rPr>
              <w:rFonts w:hint="eastAsia"/>
            </w:rPr>
            <w:t>、买受人知悉合同文本并非工程文件、规划文件、设计文件，该商品房及相关物业状况以经规划、设计单位最终同意的方案修建的交付实况为准。凡图例和模型（如：宣传资料中的平面图、合同附图），受表达方式限制等因素影响，无论其是否载有数据信息，均为示意，不作为精确表示和确定表示，不能完全体现房屋、设施设备及构建情况、周边情况（尤其是存在尺寸标注、分区布局、楼梯门窗等附属部分、小区景观的图例），买受人认可和接受其存在不确定性和不精确性，确认未构成对订立合同及成交价格的影响，买受人接受具体以交付现状为准。</w:t>
          </w:r>
        </w:p>
        <w:p w:rsidR="00C233B5" w:rsidP="00C233B5">
          <w:pPr>
            <w:spacing w:line="360" w:lineRule="auto"/>
            <w:ind w:firstLine="420" w:firstLineChars="200"/>
            <w:rPr>
              <w:rFonts w:ascii="宋体" w:hAnsi="宋体" w:cs="宋体" w:hint="eastAsia"/>
              <w:sz w:val="24"/>
            </w:rPr>
          </w:pPr>
          <w:r>
            <w:t>4</w:t>
          </w:r>
          <w:r>
            <w:rPr>
              <w:rFonts w:hint="eastAsia"/>
            </w:rPr>
            <w:t>、凡未直接列入合同中的内容，均不作为出卖人的要约或承诺。双方同意：</w:t>
          </w:r>
        </w:p>
        <w:p w:rsidR="00C233B5" w:rsidP="00C233B5">
          <w:pPr>
            <w:spacing w:line="360" w:lineRule="auto"/>
            <w:ind w:firstLine="420" w:firstLineChars="200"/>
            <w:rPr>
              <w:rFonts w:ascii="宋体" w:hAnsi="宋体" w:cs="宋体" w:hint="eastAsia"/>
              <w:sz w:val="24"/>
            </w:rPr>
          </w:pPr>
          <w:r>
            <w:rPr>
              <w:rFonts w:hint="eastAsia"/>
            </w:rPr>
            <w:t>（</w:t>
          </w:r>
          <w:r>
            <w:t>1</w:t>
          </w:r>
          <w:r>
            <w:rPr>
              <w:rFonts w:hint="eastAsia"/>
            </w:rPr>
            <w:t>）出卖人雇佣的任何人员（包括销售人员、营销代理机构人员等）所出具或签署的任何文件，均应在出卖人加盖鲜章予以书面确认的情况下才对出卖人具有约束力。双方及任何人员在交易过程中以口头、短信、微信等任何方式表达的意向、介绍、确认等任何意思表示，与合同约定不一致的或超出合同约定的，均不构成合同约束。买受人确认：除合同约定内容外，不存在其他对合同订立、交易条件有重大影响的事项需要进行约定，合同一旦签订，买受人无权就合同未明确约定的事项向出卖人提出任何权利主张。</w:t>
          </w:r>
        </w:p>
        <w:p w:rsidR="00C233B5" w:rsidP="00C233B5">
          <w:pPr>
            <w:spacing w:line="360" w:lineRule="auto"/>
            <w:ind w:firstLine="420" w:firstLineChars="200"/>
            <w:rPr>
              <w:rFonts w:ascii="宋体" w:hAnsi="宋体" w:cs="宋体" w:hint="eastAsia"/>
              <w:sz w:val="24"/>
            </w:rPr>
          </w:pPr>
          <w:r>
            <w:rPr>
              <w:rFonts w:hint="eastAsia"/>
            </w:rPr>
            <w:t>（</w:t>
          </w:r>
          <w:r>
            <w:t>2</w:t>
          </w:r>
          <w:r>
            <w:rPr>
              <w:rFonts w:hint="eastAsia"/>
            </w:rPr>
            <w:t>）出卖人通过报纸、电视、广播、户外路牌、楼书、海报、宣传品、手机短信及网络等媒体或其他方式发布的广告、宣传资料、楼盘模型、户型模型、示范单位等各种宣传载体中的所有图片、资料数据、规划指标、尺寸标注、分区布局、小区景观、文字介绍、区域发展现状和未来发展规划的介绍等，均包含有形象艺术宣传或可能调整等未确定成分，凡未列入合同之中的，均不作为要约或承诺，亦不作为交房标准。</w:t>
          </w:r>
        </w:p>
        <w:p w:rsidR="00C233B5" w:rsidP="00C233B5">
          <w:pPr>
            <w:spacing w:line="360" w:lineRule="auto"/>
            <w:ind w:firstLine="420" w:firstLineChars="200"/>
            <w:rPr>
              <w:rFonts w:ascii="宋体" w:hAnsi="宋体" w:cs="宋体" w:hint="eastAsia"/>
              <w:sz w:val="24"/>
            </w:rPr>
          </w:pPr>
          <w:r>
            <w:rPr>
              <w:rFonts w:hint="eastAsia"/>
            </w:rPr>
            <w:t>（</w:t>
          </w:r>
          <w:r>
            <w:t>3</w:t>
          </w:r>
          <w:r>
            <w:rPr>
              <w:rFonts w:hint="eastAsia"/>
            </w:rPr>
            <w:t>）双方确认：出卖人所修建的示范单位</w:t>
          </w:r>
          <w:r>
            <w:t>/</w:t>
          </w:r>
          <w:r>
            <w:rPr>
              <w:rFonts w:hint="eastAsia"/>
            </w:rPr>
            <w:t>样板间</w:t>
          </w:r>
          <w:r>
            <w:t>/</w:t>
          </w:r>
          <w:r>
            <w:rPr>
              <w:rFonts w:hint="eastAsia"/>
            </w:rPr>
            <w:t>沙盘等仅作风格展示和参考之用，不属于合同内容，也不作为交付标准，有关该房屋的交付标准及物业状况合同约定及交付实况为准。</w:t>
          </w:r>
        </w:p>
        <w:p w:rsidR="00C233B5" w:rsidP="00C233B5">
          <w:pPr>
            <w:spacing w:line="360" w:lineRule="auto"/>
            <w:ind w:firstLine="420" w:firstLineChars="200"/>
            <w:rPr>
              <w:rFonts w:ascii="宋体" w:hAnsi="宋体" w:cs="宋体" w:hint="eastAsia"/>
              <w:sz w:val="24"/>
            </w:rPr>
          </w:pPr>
          <w:r>
            <w:t>5</w:t>
          </w:r>
          <w:r>
            <w:rPr>
              <w:rFonts w:hint="eastAsia"/>
            </w:rPr>
            <w:t>、本项目将分期分批进行施工建设。买受人理解及接受：各项公共配套设施、车位车库、场地、道路、绿化等亦将分阶段进行和逐步呈现。买受人认可和接受因分期施工建设所带来的影响（包括但不限于车辆进出、噪音、粉尘、灯光、通行道路及车位设置及其调整等），不因此向出卖人提出异议或要求出卖人承担责任。</w:t>
          </w:r>
        </w:p>
        <w:p w:rsidR="00C233B5" w:rsidP="00C233B5">
          <w:pPr>
            <w:spacing w:line="360" w:lineRule="auto"/>
            <w:ind w:firstLine="420" w:firstLineChars="200"/>
            <w:rPr>
              <w:rFonts w:ascii="宋体" w:hAnsi="宋体" w:cs="宋体" w:hint="eastAsia"/>
              <w:color w:val="000000"/>
              <w:sz w:val="24"/>
            </w:rPr>
          </w:pPr>
          <w:r>
            <w:t>6</w:t>
          </w:r>
          <w:r>
            <w:rPr>
              <w:rFonts w:hint="eastAsia"/>
            </w:rPr>
            <w:t>、项目所在地及周边学校（含幼儿园）、学区及招生政策等情况，不属于出卖人责任、能力范围，即便出卖人口头或在相关资料中做了介绍、说明，但均不构成出卖人的承诺或保证，出卖人不对此承担任何责任，若买受人认为相关事项对购买、使用该房屋存在影响的，买受人应自行向有关机构、职能部门了解。</w:t>
          </w:r>
          <w:r>
            <w:rPr>
              <w:rFonts w:hint="eastAsia"/>
              <w:color w:val="000000"/>
            </w:rPr>
            <w:t>具体学校、学区、招生政策以教育部门出台的最新政策或相关红头文件为准。</w:t>
          </w:r>
        </w:p>
        <w:p w:rsidR="00C233B5" w:rsidP="00C233B5">
          <w:pPr>
            <w:spacing w:line="360" w:lineRule="auto"/>
            <w:ind w:firstLine="420" w:firstLineChars="200"/>
            <w:rPr>
              <w:rFonts w:ascii="宋体" w:hAnsi="宋体" w:cs="宋体" w:hint="eastAsia"/>
              <w:sz w:val="24"/>
            </w:rPr>
          </w:pPr>
          <w:r>
            <w:t>7</w:t>
          </w:r>
          <w:r>
            <w:rPr>
              <w:rFonts w:hint="eastAsia"/>
            </w:rPr>
            <w:t>、本项目用地红线外非出卖人规划开发范围，出卖人对用地红线外的情况进行介绍、展示或引用相关资料，均不构成出卖人的要约或承诺，也不构成合同的组成部分，买受人承诺不就红线外相关问题向出卖人提出任何补偿、赔偿、退款退房等任何要求。如项目及周边情况（包括但不限于绿地、道路、公园、水渠、学校等）发生变化的，均以政府最新规划、政策或实际状况为准。</w:t>
          </w:r>
        </w:p>
        <w:p w:rsidR="00C233B5" w:rsidP="00C233B5">
          <w:pPr>
            <w:spacing w:line="360" w:lineRule="auto"/>
            <w:ind w:firstLine="420" w:firstLineChars="200"/>
            <w:rPr>
              <w:rFonts w:ascii="宋体" w:hAnsi="宋体" w:cs="宋体" w:hint="eastAsia"/>
              <w:sz w:val="24"/>
            </w:rPr>
          </w:pPr>
          <w:r>
            <w:t>8</w:t>
          </w:r>
          <w:r>
            <w:rPr>
              <w:rFonts w:hint="eastAsia"/>
            </w:rPr>
            <w:t>、买受人对设置在绿地、庭院、屋面、屋顶、夹层、露台、外墙、地面地下、地下室、阁楼、设备间及其他区域、位置的配套设施设备、建构筑物（包括但不限于物业用房、配电箱</w:t>
          </w:r>
          <w:r>
            <w:t>/</w:t>
          </w:r>
          <w:r>
            <w:rPr>
              <w:rFonts w:hint="eastAsia"/>
            </w:rPr>
            <w:t>房、室外消火栓、空调外机、井盖、通风井、出库出入口、垃圾站、消防出入口及各类管道）均予以接受，上述配套设施设备、建构筑物等无法穷尽展示，具体以实况为准。买受人不得改变、损坏或影响上述配套设施设备、建构筑物的正常使用和维护，对造成的损坏应承担相应赔偿责任，同时，买受人应对其维修、维护提供配合和便利。</w:t>
          </w:r>
        </w:p>
        <w:p w:rsidR="00C233B5" w:rsidP="00C233B5">
          <w:pPr>
            <w:spacing w:line="360" w:lineRule="auto"/>
            <w:ind w:firstLine="420" w:firstLineChars="200"/>
            <w:rPr>
              <w:rFonts w:ascii="宋体" w:hAnsi="宋体" w:cs="宋体" w:hint="eastAsia"/>
              <w:sz w:val="24"/>
            </w:rPr>
          </w:pPr>
          <w:r>
            <w:t>9</w:t>
          </w:r>
          <w:r>
            <w:rPr>
              <w:rFonts w:hint="eastAsia"/>
            </w:rPr>
            <w:t>、买受人在此不可撤销地授权且已经同意，出卖人有权按照政府行政主管部门批准的规划、设计文件对规划、设计进行调整、变更。</w:t>
          </w:r>
        </w:p>
        <w:p w:rsidR="00C233B5" w:rsidP="00C233B5">
          <w:pPr>
            <w:spacing w:line="360" w:lineRule="auto"/>
            <w:ind w:firstLine="420" w:firstLineChars="200"/>
            <w:rPr>
              <w:rFonts w:ascii="宋体" w:hAnsi="宋体" w:cs="宋体" w:hint="eastAsia"/>
              <w:sz w:val="24"/>
            </w:rPr>
          </w:pPr>
          <w:r>
            <w:t>10</w:t>
          </w:r>
          <w:r>
            <w:rPr>
              <w:rFonts w:hint="eastAsia"/>
            </w:rPr>
            <w:t>、买受人确认，出卖人已通过销售现场公示等方式将与该房屋有关的、可能对该房屋的使用造成影响的不利因素如实告知，买受人俱已知悉并无异议，同时买受人理解并接受，出卖人无法也无义务穷尽告知所有不利影响因素，买受人确认，无论在合同签订前还是签订后，买受人认为存在其他不利因素，均不对其签订和履行合同造成任何影响。</w:t>
          </w:r>
        </w:p>
        <w:p w:rsidR="00C233B5" w:rsidP="00C233B5">
          <w:pPr>
            <w:spacing w:line="360" w:lineRule="auto"/>
            <w:rPr>
              <w:rFonts w:ascii="宋体" w:hAnsi="宋体" w:cs="宋体" w:hint="eastAsia"/>
              <w:b/>
              <w:bCs/>
              <w:sz w:val="24"/>
            </w:rPr>
          </w:pPr>
          <w:r>
            <w:rPr>
              <w:rFonts w:hint="eastAsia"/>
              <w:b/>
            </w:rPr>
            <w:t>二、对商品房基本状况的补充约定</w:t>
          </w:r>
        </w:p>
        <w:p w:rsidR="00C233B5" w:rsidP="00C233B5">
          <w:pPr>
            <w:spacing w:line="360" w:lineRule="auto"/>
            <w:ind w:firstLine="420" w:firstLineChars="200"/>
            <w:rPr>
              <w:rFonts w:ascii="宋体" w:hAnsi="宋体" w:cs="宋体" w:hint="eastAsia"/>
              <w:sz w:val="24"/>
            </w:rPr>
          </w:pPr>
          <w:r>
            <w:t>1</w:t>
          </w:r>
          <w:r>
            <w:rPr>
              <w:rFonts w:hint="eastAsia"/>
            </w:rPr>
            <w:t>、该商品房幢号、单元号、房号如有变化，买受人同意以当地派出所或相关政府部门出具的地址、门牌号证明为准。</w:t>
          </w:r>
        </w:p>
        <w:p w:rsidR="00C233B5" w:rsidP="00C233B5">
          <w:pPr>
            <w:spacing w:line="360" w:lineRule="auto"/>
            <w:ind w:firstLine="420" w:firstLineChars="200"/>
            <w:rPr>
              <w:rFonts w:ascii="宋体" w:hAnsi="宋体" w:cs="宋体" w:hint="eastAsia"/>
              <w:sz w:val="24"/>
            </w:rPr>
          </w:pPr>
          <w:r>
            <w:t>2</w:t>
          </w:r>
          <w:r>
            <w:rPr>
              <w:rFonts w:hint="eastAsia"/>
            </w:rPr>
            <w:t>、建设用地规划许可证、建设工程规划许可证和建设工程施工许可证等开发证书、批文的证号、文号及其所载内容仅作告知，出卖人有权根据开发建设情况进行变更，取得新的许可证、批文及证载内容的变化，买受人均予接受。</w:t>
          </w:r>
        </w:p>
        <w:p w:rsidR="00C233B5" w:rsidP="00C233B5">
          <w:pPr>
            <w:spacing w:line="360" w:lineRule="auto"/>
            <w:ind w:firstLine="420" w:firstLineChars="200"/>
            <w:rPr>
              <w:rFonts w:ascii="宋体" w:hAnsi="宋体" w:cs="宋体" w:hint="eastAsia"/>
              <w:sz w:val="24"/>
            </w:rPr>
          </w:pPr>
          <w:r>
            <w:t>3</w:t>
          </w:r>
          <w:r>
            <w:rPr>
              <w:rFonts w:hint="eastAsia"/>
            </w:rPr>
            <w:t>、买受人知悉，建设工程规划总平图所示内容除包含本商品房所对应的建设工程规划许可证的范围外，还包括其他区域。对于其他区域的展示内容，不作为合同的约定范畴，出卖人有权调整变化，买受人无权以此为由提出主张。</w:t>
          </w:r>
        </w:p>
        <w:p w:rsidR="00C233B5" w:rsidP="00C233B5">
          <w:pPr>
            <w:spacing w:line="360" w:lineRule="auto"/>
            <w:ind w:firstLine="420" w:firstLineChars="200"/>
            <w:rPr>
              <w:rFonts w:ascii="宋体" w:hAnsi="宋体" w:cs="宋体" w:hint="eastAsia"/>
              <w:sz w:val="24"/>
            </w:rPr>
          </w:pPr>
          <w:r>
            <w:t>4</w:t>
          </w:r>
          <w:r>
            <w:rPr>
              <w:rFonts w:hint="eastAsia"/>
            </w:rPr>
            <w:t>、主合同所述层高为处于毛坯房状态下大部分空间的层高，局部可能会因各种因素（包括但不限于管线敷设、横架、风机、降板、消防疏散通道、装修等）存在高于或低于主要层高的情况，买受人完全知悉并认可，且接受该房屋内可能因各种因素对使用空间产生一定的影响。</w:t>
          </w:r>
        </w:p>
        <w:p w:rsidR="00C233B5" w:rsidP="00C233B5">
          <w:pPr>
            <w:spacing w:line="360" w:lineRule="auto"/>
            <w:ind w:firstLine="420" w:firstLineChars="200"/>
            <w:rPr>
              <w:rFonts w:ascii="宋体" w:hAnsi="宋体" w:cs="宋体" w:hint="eastAsia"/>
              <w:sz w:val="24"/>
            </w:rPr>
          </w:pPr>
          <w:r>
            <w:t>5</w:t>
          </w:r>
          <w:r>
            <w:rPr>
              <w:rFonts w:hint="eastAsia"/>
            </w:rPr>
            <w:t>、合同中对抵押情况的披露仅指截至主合同签订当日的情况，合同签订后与商品房有关的抵押情况可能发生变化，买受人在此认可：合同中披露的抵押情况及后续可能发生的变化均不对其购买该商品房的意愿及条件等产生任何影响，合同签订后，出卖人可能根据融资需要将该商品房项目的国有土地使用权及</w:t>
          </w:r>
          <w:r>
            <w:t>/</w:t>
          </w:r>
          <w:r>
            <w:rPr>
              <w:rFonts w:hint="eastAsia"/>
            </w:rPr>
            <w:t>或在建工程进行抵押，买受人理解并同意，出卖人将商品房所在地块及</w:t>
          </w:r>
          <w:r>
            <w:t>/</w:t>
          </w:r>
          <w:r>
            <w:rPr>
              <w:rFonts w:hint="eastAsia"/>
            </w:rPr>
            <w:t>或在建工程抵押的，无须再次通知买受人，由出卖人自行处理即可，同时，出卖人保证不因抵押影响商品房权属证书的按期办理，否则应按照本补充协议约定承担逾期办理商品房权属证书的违约责任。</w:t>
          </w:r>
        </w:p>
        <w:p w:rsidR="00C233B5" w:rsidP="00C233B5">
          <w:pPr>
            <w:spacing w:line="360" w:lineRule="auto"/>
            <w:ind w:firstLine="420" w:firstLineChars="200"/>
            <w:rPr>
              <w:rFonts w:ascii="宋体" w:hAnsi="宋体" w:cs="宋体" w:hint="eastAsia"/>
              <w:sz w:val="24"/>
            </w:rPr>
          </w:pPr>
          <w:r>
            <w:t>6</w:t>
          </w:r>
          <w:r>
            <w:rPr>
              <w:rFonts w:hint="eastAsia"/>
            </w:rPr>
            <w:t>、出卖人就主合同第五条</w:t>
          </w:r>
          <w:r>
            <w:rPr>
              <w:rFonts w:hint="eastAsia"/>
            </w:rPr>
            <w:t>“</w:t>
          </w:r>
          <w:r>
            <w:rPr>
              <w:rFonts w:hint="eastAsia"/>
            </w:rPr>
            <w:t>房屋权利状况承诺</w:t>
          </w:r>
          <w:r>
            <w:rPr>
              <w:rFonts w:hint="eastAsia"/>
            </w:rPr>
            <w:t>”</w:t>
          </w:r>
          <w:r>
            <w:rPr>
              <w:rFonts w:hint="eastAsia"/>
            </w:rPr>
            <w:t>第</w:t>
          </w:r>
          <w:r>
            <w:t>3</w:t>
          </w:r>
          <w:r>
            <w:rPr>
              <w:rFonts w:hint="eastAsia"/>
            </w:rPr>
            <w:t>款情形作出的承诺，限于合同签订时，合同签订后上述情形非出卖人控制范围，买受人同意不因合同签订后上述情形发生变化追究出卖人责任，届时双方本着友好协商原则妥善解决。</w:t>
          </w:r>
        </w:p>
        <w:p w:rsidR="00C233B5" w:rsidP="00C233B5">
          <w:pPr>
            <w:spacing w:line="360" w:lineRule="auto"/>
            <w:ind w:firstLine="420" w:firstLineChars="200"/>
            <w:rPr>
              <w:rFonts w:ascii="宋体" w:hAnsi="宋体" w:cs="宋体" w:hint="eastAsia"/>
              <w:sz w:val="24"/>
            </w:rPr>
          </w:pPr>
          <w:r>
            <w:t>7</w:t>
          </w:r>
          <w:r>
            <w:rPr>
              <w:rFonts w:hint="eastAsia"/>
            </w:rPr>
            <w:t>、若该商品房规划用途为商业（或其他非住宅用途）且在本合同签订前已经由出卖人出租的，买受人同意继续履行出卖人与承租人签订的租赁合同，并配合办理合同主体（出租人）变更的手续，自买受人向出卖人支付全额房价款之日起，该商品房的租金由买受人享有。</w:t>
          </w:r>
        </w:p>
        <w:p w:rsidR="00C233B5" w:rsidP="00C233B5">
          <w:pPr>
            <w:spacing w:line="360" w:lineRule="auto"/>
            <w:rPr>
              <w:rFonts w:ascii="宋体" w:hAnsi="宋体" w:cs="宋体" w:hint="eastAsia"/>
              <w:b/>
              <w:bCs/>
              <w:sz w:val="24"/>
            </w:rPr>
          </w:pPr>
          <w:r>
            <w:rPr>
              <w:rFonts w:hint="eastAsia"/>
            </w:rPr>
            <w:t>三、对商品房价款的补充约定</w:t>
          </w:r>
        </w:p>
        <w:p w:rsidR="00C233B5" w:rsidP="00C233B5">
          <w:pPr>
            <w:spacing w:line="360" w:lineRule="auto"/>
            <w:ind w:firstLine="420" w:firstLineChars="200"/>
            <w:rPr>
              <w:rFonts w:ascii="宋体" w:hAnsi="宋体" w:cs="宋体" w:hint="eastAsia"/>
              <w:sz w:val="24"/>
            </w:rPr>
          </w:pPr>
          <w:r>
            <w:t>1</w:t>
          </w:r>
          <w:r>
            <w:rPr>
              <w:rFonts w:hint="eastAsia"/>
            </w:rPr>
            <w:t>、关于对计价方式和价款条款的修订和补充：</w:t>
          </w:r>
          <w:r>
            <w:t xml:space="preserve"> </w:t>
          </w:r>
        </w:p>
        <w:p w:rsidR="00C233B5" w:rsidP="00C233B5">
          <w:pPr>
            <w:spacing w:line="360" w:lineRule="auto"/>
            <w:ind w:firstLine="420" w:firstLineChars="200"/>
            <w:rPr>
              <w:rFonts w:ascii="宋体" w:hAnsi="宋体" w:cs="宋体" w:hint="eastAsia"/>
              <w:sz w:val="24"/>
            </w:rPr>
          </w:pPr>
          <w:r>
            <w:rPr>
              <w:rFonts w:hint="eastAsia"/>
            </w:rPr>
            <w:t>（</w:t>
          </w:r>
          <w:r>
            <w:t>1</w:t>
          </w:r>
          <w:r>
            <w:rPr>
              <w:rFonts w:hint="eastAsia"/>
            </w:rPr>
            <w:t>）主合同第六条约定的该商品房单价及房屋总价包含按照适用的法定税率</w:t>
          </w:r>
          <w:r>
            <w:t xml:space="preserve">   %</w:t>
          </w:r>
          <w:r>
            <w:rPr>
              <w:rFonts w:hint="eastAsia"/>
            </w:rPr>
            <w:t>计算的增值税。合同总价款（含税价）为人民币</w:t>
          </w:r>
          <w:r>
            <w:rPr>
              <w:u w:val="single"/>
            </w:rPr>
            <w:t xml:space="preserve">          </w:t>
          </w:r>
          <w:r>
            <w:rPr>
              <w:rFonts w:hint="eastAsia"/>
            </w:rPr>
            <w:t>元（大写</w:t>
          </w:r>
          <w:r>
            <w:t>:</w:t>
          </w:r>
          <w:r>
            <w:rPr>
              <w:u w:val="single"/>
            </w:rPr>
            <w:t xml:space="preserve">         </w:t>
          </w:r>
          <w:r>
            <w:rPr>
              <w:rFonts w:hint="eastAsia"/>
            </w:rPr>
            <w:t>），其中增值税为人民币</w:t>
          </w:r>
          <w:r>
            <w:rPr>
              <w:u w:val="single"/>
            </w:rPr>
            <w:t xml:space="preserve">       </w:t>
          </w:r>
          <w:r>
            <w:rPr>
              <w:rFonts w:hint="eastAsia"/>
            </w:rPr>
            <w:t>元（大写</w:t>
          </w:r>
          <w:r>
            <w:t xml:space="preserve">: </w:t>
          </w:r>
          <w:r>
            <w:rPr>
              <w:u w:val="single"/>
            </w:rPr>
            <w:t xml:space="preserve">        </w:t>
          </w:r>
          <w:r>
            <w:rPr>
              <w:rFonts w:hint="eastAsia"/>
            </w:rPr>
            <w:t>），不含税合同金额为人民币</w:t>
          </w:r>
          <w:r>
            <w:rPr>
              <w:u w:val="single"/>
            </w:rPr>
            <w:t xml:space="preserve">          </w:t>
          </w:r>
          <w:r>
            <w:rPr>
              <w:rFonts w:hint="eastAsia"/>
            </w:rPr>
            <w:t>元（大写</w:t>
          </w:r>
          <w:r>
            <w:t xml:space="preserve">: </w:t>
          </w:r>
          <w:r>
            <w:rPr>
              <w:u w:val="single"/>
            </w:rPr>
            <w:t xml:space="preserve">        </w:t>
          </w:r>
          <w:r>
            <w:rPr>
              <w:rFonts w:hint="eastAsia"/>
            </w:rPr>
            <w:t>）。</w:t>
          </w:r>
        </w:p>
        <w:p w:rsidR="00C233B5" w:rsidP="00C233B5">
          <w:pPr>
            <w:spacing w:line="360" w:lineRule="auto"/>
            <w:ind w:firstLine="420" w:firstLineChars="200"/>
            <w:rPr>
              <w:rFonts w:ascii="宋体" w:hAnsi="宋体" w:cs="宋体" w:hint="eastAsia"/>
              <w:sz w:val="24"/>
            </w:rPr>
          </w:pPr>
          <w:r>
            <w:rPr>
              <w:rFonts w:hint="eastAsia"/>
            </w:rPr>
            <w:t>（</w:t>
          </w:r>
          <w:r>
            <w:t>2</w:t>
          </w:r>
          <w:r>
            <w:rPr>
              <w:rFonts w:hint="eastAsia"/>
            </w:rPr>
            <w:t>）买受人完全认可上述房价计价方式，并同意上述价款构成买卖合同不可拆分的组成部分，任何情况下买受人均不得拒绝支付或要求出卖人退还上述任何一项价款。同时，双方确认该商品房的含税单价及总房价不因法定税率变化而调增或者调减。</w:t>
          </w:r>
        </w:p>
        <w:p w:rsidR="00C233B5" w:rsidP="00C233B5">
          <w:pPr>
            <w:spacing w:line="360" w:lineRule="auto"/>
            <w:ind w:firstLine="420" w:firstLineChars="200"/>
            <w:rPr>
              <w:rFonts w:ascii="宋体" w:hAnsi="宋体" w:cs="宋体" w:hint="eastAsia"/>
              <w:sz w:val="24"/>
            </w:rPr>
          </w:pPr>
          <w:r>
            <w:rPr>
              <w:rFonts w:hint="eastAsia"/>
            </w:rPr>
            <w:t>（</w:t>
          </w:r>
          <w:r>
            <w:t>3</w:t>
          </w:r>
          <w:r>
            <w:rPr>
              <w:rFonts w:hint="eastAsia"/>
            </w:rPr>
            <w:t>）房屋总价款（含税价）不变（双方约定按面积计价时面积增减情况除外），组成单价以及增值税最终缴纳金额与上述约定不符的，双方同意以出卖人向买受人开具的增值税发票上记载的数据为准。</w:t>
          </w:r>
        </w:p>
        <w:p w:rsidR="00C233B5" w:rsidP="00C233B5">
          <w:pPr>
            <w:spacing w:line="360" w:lineRule="auto"/>
            <w:ind w:firstLine="420" w:firstLineChars="200"/>
            <w:rPr>
              <w:rFonts w:ascii="宋体" w:hAnsi="宋体" w:cs="宋体" w:hint="eastAsia"/>
              <w:b/>
              <w:bCs/>
              <w:sz w:val="24"/>
            </w:rPr>
          </w:pPr>
          <w:r>
            <w:t>2</w:t>
          </w:r>
          <w:r>
            <w:rPr>
              <w:rFonts w:hint="eastAsia"/>
            </w:rPr>
            <w:t>、主合同约定的商品房价款未包括房价以外的一切相关费用。房价以外的费用包括但不限于：</w:t>
          </w:r>
          <w:r>
            <w:rPr>
              <w:rFonts w:hint="eastAsia"/>
            </w:rPr>
            <w:t>①</w:t>
          </w:r>
          <w:r>
            <w:rPr>
              <w:rFonts w:hint="eastAsia"/>
            </w:rPr>
            <w:t>合同印花税；</w:t>
          </w:r>
          <w:r>
            <w:rPr>
              <w:rFonts w:hint="eastAsia"/>
            </w:rPr>
            <w:t>②</w:t>
          </w:r>
          <w:r>
            <w:rPr>
              <w:rFonts w:hint="eastAsia"/>
            </w:rPr>
            <w:t>物业管理费；</w:t>
          </w:r>
          <w:r>
            <w:rPr>
              <w:rFonts w:hint="eastAsia"/>
            </w:rPr>
            <w:t>③</w:t>
          </w:r>
          <w:r>
            <w:rPr>
              <w:rFonts w:hint="eastAsia"/>
            </w:rPr>
            <w:t>房屋公共维修资金；</w:t>
          </w:r>
          <w:r>
            <w:rPr>
              <w:rFonts w:hint="eastAsia"/>
            </w:rPr>
            <w:t>④</w:t>
          </w:r>
          <w:r>
            <w:rPr>
              <w:rFonts w:hint="eastAsia"/>
            </w:rPr>
            <w:t>契税；</w:t>
          </w:r>
          <w:r>
            <w:rPr>
              <w:rFonts w:hint="eastAsia"/>
            </w:rPr>
            <w:t>⑤</w:t>
          </w:r>
          <w:r>
            <w:rPr>
              <w:rFonts w:hint="eastAsia"/>
            </w:rPr>
            <w:t>房产登记费、工本费；</w:t>
          </w:r>
          <w:r>
            <w:rPr>
              <w:rFonts w:hint="eastAsia"/>
            </w:rPr>
            <w:t>⑥</w:t>
          </w:r>
          <w:r>
            <w:rPr>
              <w:rFonts w:hint="eastAsia"/>
            </w:rPr>
            <w:t>燃气、供暖设施设备、电话、宽带网络安（初）装费等（如有）；</w:t>
          </w:r>
          <w:r>
            <w:rPr>
              <w:rFonts w:hint="eastAsia"/>
            </w:rPr>
            <w:t>⑦</w:t>
          </w:r>
          <w:r>
            <w:rPr>
              <w:rFonts w:hint="eastAsia"/>
            </w:rPr>
            <w:t>与该商品房之买卖、办理相关登记过户等手续有关的税费，包括但不限于律师服务费、公证费、办理产权过户的登记费、手续费及其他税费等，均由买受人负担，但法律另有规定的除外；</w:t>
          </w:r>
          <w:r>
            <w:rPr>
              <w:rFonts w:hint="eastAsia"/>
            </w:rPr>
            <w:t>⑧</w:t>
          </w:r>
          <w:r>
            <w:rPr>
              <w:rFonts w:hint="eastAsia"/>
            </w:rPr>
            <w:t>其他按规定应由买受人承担的税费。</w:t>
          </w:r>
        </w:p>
        <w:p w:rsidR="00C233B5" w:rsidP="00C233B5">
          <w:pPr>
            <w:spacing w:line="360" w:lineRule="auto"/>
            <w:ind w:firstLine="420" w:firstLineChars="200"/>
            <w:rPr>
              <w:rFonts w:ascii="宋体" w:hAnsi="宋体" w:cs="宋体" w:hint="eastAsia"/>
              <w:sz w:val="24"/>
            </w:rPr>
          </w:pPr>
          <w:r>
            <w:t>3</w:t>
          </w:r>
          <w:r>
            <w:rPr>
              <w:rFonts w:hint="eastAsia"/>
            </w:rPr>
            <w:t>、如遇国家税收法律、法规或政策变化，导致增值税税率调整，出卖人按照开具发票时的税率为买受人开具发票，双方均不因此要求对方退款或向对方提出补偿、赔偿等主张，同时双方一致同意商品房总价款不做调整，即买受人支付的房屋总价款不变。</w:t>
          </w:r>
        </w:p>
        <w:p w:rsidR="00C233B5" w:rsidP="00C233B5">
          <w:pPr>
            <w:spacing w:line="360" w:lineRule="auto"/>
            <w:ind w:firstLine="420" w:firstLineChars="200"/>
            <w:rPr>
              <w:rFonts w:ascii="宋体" w:hAnsi="宋体" w:cs="宋体" w:hint="eastAsia"/>
              <w:sz w:val="24"/>
            </w:rPr>
          </w:pPr>
          <w:r>
            <w:t>4</w:t>
          </w:r>
          <w:r>
            <w:rPr>
              <w:rFonts w:hint="eastAsia"/>
            </w:rPr>
            <w:t>、除本补充协议另有约定外，出卖人在买受人支付全额房价款（包括面积差价款），方才向买受人开具发票。增值税发票系由国家税控系统打印，将分列价税项目，具体以发票载明为准即可，发票不分列装修价及毛坯价。加盖出卖人财务专用章的收据或正式发票是唯一有效的收款凭证。</w:t>
          </w:r>
        </w:p>
        <w:p w:rsidR="00C233B5" w:rsidP="00C233B5">
          <w:pPr>
            <w:spacing w:line="360" w:lineRule="auto"/>
            <w:ind w:firstLine="420" w:firstLineChars="200"/>
            <w:rPr>
              <w:rFonts w:ascii="宋体" w:hAnsi="宋体" w:cs="宋体" w:hint="eastAsia"/>
              <w:sz w:val="24"/>
            </w:rPr>
          </w:pPr>
          <w:r>
            <w:t>5</w:t>
          </w:r>
          <w:r>
            <w:rPr>
              <w:rFonts w:hint="eastAsia"/>
            </w:rPr>
            <w:t>、买受人以转账方式支付房价款的，均以款项到达出卖人账户之日为买受人履行相应金额付款义务之日。采取银行贷款方式支付房价款的，出卖人只接受买受人以本人银行账户转账或现场</w:t>
          </w:r>
          <w:r>
            <w:t>POS</w:t>
          </w:r>
          <w:r>
            <w:rPr>
              <w:rFonts w:hint="eastAsia"/>
            </w:rPr>
            <w:t>机刷卡方式支付首付款，贷款的部分以到达出卖人账户之日为付款日；因买受人支付房价款而发生的银行手续费用及其他费用由买受人自行承担。</w:t>
          </w:r>
        </w:p>
        <w:p w:rsidR="00C233B5" w:rsidP="00C233B5">
          <w:pPr>
            <w:spacing w:line="360" w:lineRule="auto"/>
            <w:ind w:firstLine="420" w:firstLineChars="200"/>
            <w:rPr>
              <w:rFonts w:ascii="宋体" w:hAnsi="宋体" w:cs="宋体" w:hint="eastAsia"/>
              <w:sz w:val="24"/>
            </w:rPr>
          </w:pPr>
          <w:r>
            <w:t>6</w:t>
          </w:r>
          <w:r>
            <w:rPr>
              <w:rFonts w:hint="eastAsia"/>
            </w:rPr>
            <w:t>、无论采取主合同约定的何种付款方式，买受人均必须严格按照合同约定的付款期限支付（包括各期应付房价款、贷款支付部分、面积补差款或其他款项），买受人逾期支付的，应承担违约责任，任何情况下，除非出卖人明确同意，均不免除买受人在付清房价款之前因其逾期付款而已经产生的违约金。如因买受人逾期支付房价款导致出卖人解除合同的，自解除合同通知送达之日起出卖人有权将房屋转售他人或作其他任何处分。</w:t>
          </w:r>
        </w:p>
        <w:p w:rsidR="00C233B5" w:rsidP="00C233B5">
          <w:pPr>
            <w:spacing w:line="360" w:lineRule="auto"/>
            <w:ind w:firstLine="420" w:firstLineChars="200"/>
            <w:rPr>
              <w:rFonts w:ascii="宋体" w:hAnsi="宋体" w:cs="宋体" w:hint="eastAsia"/>
              <w:sz w:val="24"/>
            </w:rPr>
          </w:pPr>
          <w:r>
            <w:t>7</w:t>
          </w:r>
          <w:r>
            <w:rPr>
              <w:rFonts w:hint="eastAsia"/>
            </w:rPr>
            <w:t>、预售资金监管的信息仅系告知性质，由出卖人结合建设单位、银行机构、监管部门的要求安排，自行运用处理，且出卖人有权变更监管帐户，就此无需通知买受人或征得买受人同意。</w:t>
          </w:r>
        </w:p>
        <w:p w:rsidR="00C233B5" w:rsidP="00C233B5">
          <w:pPr>
            <w:spacing w:line="360" w:lineRule="auto"/>
            <w:ind w:firstLine="420" w:firstLineChars="200"/>
            <w:rPr>
              <w:rFonts w:ascii="宋体" w:hAnsi="宋体" w:cs="宋体" w:hint="eastAsia"/>
              <w:sz w:val="24"/>
            </w:rPr>
          </w:pPr>
          <w:r>
            <w:t>8</w:t>
          </w:r>
          <w:r>
            <w:rPr>
              <w:rFonts w:hint="eastAsia"/>
            </w:rPr>
            <w:t>、出卖人有权根据市场行情和自身需求，在不同销售时段制定不同的价格策略，相应调整商品房的销售价格，买受人对此完全理解，并承诺不得以任何理由（包括但不限于销售价格涨跌等）向出卖人提出赔付、退房等任何主张。</w:t>
          </w:r>
        </w:p>
        <w:p w:rsidR="00C233B5" w:rsidP="00C233B5">
          <w:pPr>
            <w:spacing w:line="360" w:lineRule="auto"/>
            <w:ind w:firstLine="420" w:firstLineChars="200"/>
            <w:rPr>
              <w:rFonts w:ascii="宋体" w:hAnsi="宋体" w:cs="宋体" w:hint="eastAsia"/>
              <w:sz w:val="24"/>
            </w:rPr>
          </w:pPr>
          <w:r>
            <w:t>9</w:t>
          </w:r>
          <w:r>
            <w:rPr>
              <w:rFonts w:hint="eastAsia"/>
            </w:rPr>
            <w:t>、关于贷款方式付款的补充约定</w:t>
          </w:r>
        </w:p>
        <w:p w:rsidR="00C233B5" w:rsidP="00C233B5">
          <w:pPr>
            <w:spacing w:line="360" w:lineRule="auto"/>
            <w:ind w:firstLine="420" w:firstLineChars="200"/>
            <w:rPr>
              <w:rFonts w:ascii="宋体" w:hAnsi="宋体" w:cs="宋体" w:hint="eastAsia"/>
              <w:sz w:val="24"/>
            </w:rPr>
          </w:pPr>
          <w:r>
            <w:rPr>
              <w:rFonts w:hint="eastAsia"/>
            </w:rPr>
            <w:t>买受人选择贷款方式付款的，按照以下约定履行：</w:t>
          </w:r>
        </w:p>
        <w:p w:rsidR="00C233B5" w:rsidP="00C233B5">
          <w:pPr>
            <w:spacing w:line="360" w:lineRule="auto"/>
            <w:ind w:firstLine="420" w:firstLineChars="200"/>
            <w:rPr>
              <w:rFonts w:ascii="宋体" w:hAnsi="宋体" w:cs="宋体" w:hint="eastAsia"/>
              <w:sz w:val="24"/>
            </w:rPr>
          </w:pPr>
          <w:r>
            <w:rPr>
              <w:rFonts w:hint="eastAsia"/>
            </w:rPr>
            <w:t>（</w:t>
          </w:r>
          <w:r>
            <w:t>1</w:t>
          </w:r>
          <w:r>
            <w:rPr>
              <w:rFonts w:hint="eastAsia"/>
            </w:rPr>
            <w:t>）买受人应于主合同签订之日起的六十日内自行通过贷款银行（包括商业银行、公积金中心等发放贷款机构）将首付款之外的其余房价款一次性支付给出卖人，否则，买受人应按照主合同第八条的约定承担逾期付款的违约责任。</w:t>
          </w:r>
        </w:p>
        <w:p w:rsidR="00C233B5" w:rsidP="00C233B5">
          <w:pPr>
            <w:spacing w:line="360" w:lineRule="auto"/>
            <w:ind w:firstLine="420" w:firstLineChars="200"/>
            <w:rPr>
              <w:rFonts w:ascii="宋体" w:hAnsi="宋体" w:cs="宋体" w:hint="eastAsia"/>
              <w:sz w:val="24"/>
            </w:rPr>
          </w:pPr>
          <w:r>
            <w:rPr>
              <w:rFonts w:hint="eastAsia"/>
            </w:rPr>
            <w:t>（</w:t>
          </w:r>
          <w:r>
            <w:t>2</w:t>
          </w:r>
          <w:r>
            <w:rPr>
              <w:rFonts w:hint="eastAsia"/>
            </w:rPr>
            <w:t>）买受人应按以下约定办理与贷款相关的各项手续。</w:t>
          </w:r>
        </w:p>
        <w:p w:rsidR="00C233B5" w:rsidP="00C233B5">
          <w:pPr>
            <w:spacing w:line="360" w:lineRule="auto"/>
            <w:ind w:firstLine="420" w:firstLineChars="200"/>
            <w:rPr>
              <w:rFonts w:ascii="宋体" w:hAnsi="宋体" w:cs="宋体" w:hint="eastAsia"/>
              <w:sz w:val="24"/>
            </w:rPr>
          </w:pPr>
          <w:r>
            <w:rPr>
              <w:rFonts w:hint="eastAsia"/>
            </w:rPr>
            <w:t>①</w:t>
          </w:r>
          <w:r>
            <w:rPr>
              <w:rFonts w:hint="eastAsia"/>
            </w:rPr>
            <w:t>买受人须于签订合同之日起七日内主动将办理贷款手续所需的相关文件、材料及相关费用交给贷款银行，并按照贷款银行要求补充提交文件、材料，同时，买受人应主动、无条件配合贷款银行办理贷款的申请、审批、获准手续。买受人自行承担贷款申请是否获得贷款银行批准的责任及后果。</w:t>
          </w:r>
        </w:p>
        <w:p w:rsidR="00C233B5" w:rsidP="00C233B5">
          <w:pPr>
            <w:spacing w:line="360" w:lineRule="auto"/>
            <w:ind w:firstLine="420" w:firstLineChars="200"/>
            <w:rPr>
              <w:rFonts w:ascii="宋体" w:hAnsi="宋体" w:cs="宋体" w:hint="eastAsia"/>
              <w:sz w:val="24"/>
            </w:rPr>
          </w:pPr>
          <w:r>
            <w:rPr>
              <w:rFonts w:hint="eastAsia"/>
            </w:rPr>
            <w:t>②</w:t>
          </w:r>
          <w:r>
            <w:rPr>
              <w:rFonts w:hint="eastAsia"/>
            </w:rPr>
            <w:t>买受人须于签订合同之日起七日内或贷款银行要求的期限内主动配合贷款银行办理该房屋相关预告登记手续（预购商品房预告登记、抵押权预告登记），并向贷款机构提交所需的相关资料和费用。</w:t>
          </w:r>
        </w:p>
        <w:p w:rsidR="00C233B5" w:rsidP="00C233B5">
          <w:pPr>
            <w:spacing w:line="360" w:lineRule="auto"/>
            <w:ind w:firstLine="420" w:firstLineChars="200"/>
            <w:rPr>
              <w:rFonts w:ascii="宋体" w:hAnsi="宋体" w:cs="宋体" w:hint="eastAsia"/>
              <w:sz w:val="24"/>
              <w:shd w:val="clear" w:color="auto" w:fill="FF99FF"/>
            </w:rPr>
          </w:pPr>
          <w:r>
            <w:rPr>
              <w:rFonts w:hint="eastAsia"/>
            </w:rPr>
            <w:t>③</w:t>
          </w:r>
          <w:r>
            <w:rPr>
              <w:rFonts w:hint="eastAsia"/>
            </w:rPr>
            <w:t>如按商品房项目所在地政策、要求，需在合同备案前缴纳契税及</w:t>
          </w:r>
          <w:r>
            <w:t>/</w:t>
          </w:r>
          <w:r>
            <w:rPr>
              <w:rFonts w:hint="eastAsia"/>
            </w:rPr>
            <w:t>或专项维修资金等税费的，买受人还须在贷款申请获得贷款银行审核通过之日起七日内完成缴纳，并向出卖人提供缴费凭证。</w:t>
          </w:r>
        </w:p>
        <w:p w:rsidR="00C233B5" w:rsidP="00C233B5">
          <w:pPr>
            <w:spacing w:line="360" w:lineRule="auto"/>
            <w:ind w:firstLine="420" w:firstLineChars="200"/>
            <w:rPr>
              <w:rFonts w:ascii="宋体" w:hAnsi="宋体" w:cs="宋体" w:hint="eastAsia"/>
              <w:sz w:val="24"/>
            </w:rPr>
          </w:pPr>
          <w:r>
            <w:rPr>
              <w:rFonts w:hint="eastAsia"/>
            </w:rPr>
            <w:t>④</w:t>
          </w:r>
          <w:r>
            <w:rPr>
              <w:rFonts w:hint="eastAsia"/>
            </w:rPr>
            <w:t>买受人逾期办理或提交前述第</w:t>
          </w:r>
          <w:r>
            <w:rPr>
              <w:rFonts w:hint="eastAsia"/>
            </w:rPr>
            <w:t>①</w:t>
          </w:r>
          <w:r>
            <w:rPr>
              <w:rFonts w:hint="eastAsia"/>
            </w:rPr>
            <w:t>、</w:t>
          </w:r>
          <w:r>
            <w:rPr>
              <w:rFonts w:hint="eastAsia"/>
            </w:rPr>
            <w:t>②</w:t>
          </w:r>
          <w:r>
            <w:rPr>
              <w:rFonts w:hint="eastAsia"/>
            </w:rPr>
            <w:t>、</w:t>
          </w:r>
          <w:r>
            <w:rPr>
              <w:rFonts w:hint="eastAsia"/>
            </w:rPr>
            <w:t>③</w:t>
          </w:r>
          <w:r>
            <w:rPr>
              <w:rFonts w:hint="eastAsia"/>
            </w:rPr>
            <w:t>项约定的手续及文件材料、费用的，买受人应以拟贷款金额为基数，按主合同第八条的约定承担逾期付款的违约责任。</w:t>
          </w:r>
        </w:p>
        <w:p w:rsidR="00C233B5" w:rsidP="00C233B5">
          <w:pPr>
            <w:spacing w:line="360" w:lineRule="auto"/>
            <w:ind w:firstLine="420" w:firstLineChars="200"/>
            <w:rPr>
              <w:rFonts w:ascii="宋体" w:hAnsi="宋体" w:cs="宋体" w:hint="eastAsia"/>
              <w:sz w:val="24"/>
            </w:rPr>
          </w:pPr>
          <w:r>
            <w:rPr>
              <w:rFonts w:hint="eastAsia"/>
            </w:rPr>
            <w:t>（</w:t>
          </w:r>
          <w:r>
            <w:t>3</w:t>
          </w:r>
          <w:r>
            <w:rPr>
              <w:rFonts w:hint="eastAsia"/>
            </w:rPr>
            <w:t>）买受人向贷款银行申请贷款的具体额度、成数及年限等条件以银行最终批准为准。如银行批准的贷款额度与买受人申请的额度不一致，则两者之间的差额买受人应当以银行转账方式或现场</w:t>
          </w:r>
          <w:r>
            <w:t>POS</w:t>
          </w:r>
          <w:r>
            <w:rPr>
              <w:rFonts w:hint="eastAsia"/>
            </w:rPr>
            <w:t>机刷卡方式另行支付，并在贷款额度确定之日起</w:t>
          </w:r>
          <w:r>
            <w:t>7</w:t>
          </w:r>
          <w:r>
            <w:rPr>
              <w:rFonts w:hint="eastAsia"/>
            </w:rPr>
            <w:t>日内付清，逾期应按主合同第八条的约定承担逾期付款的违约责任。</w:t>
          </w:r>
        </w:p>
        <w:p w:rsidR="00C233B5" w:rsidP="00C233B5">
          <w:pPr>
            <w:spacing w:line="360" w:lineRule="auto"/>
            <w:ind w:firstLine="420" w:firstLineChars="200"/>
            <w:rPr>
              <w:rFonts w:ascii="宋体" w:hAnsi="宋体" w:cs="宋体" w:hint="eastAsia"/>
              <w:sz w:val="24"/>
            </w:rPr>
          </w:pPr>
          <w:r>
            <w:rPr>
              <w:rFonts w:hint="eastAsia"/>
            </w:rPr>
            <w:t>（</w:t>
          </w:r>
          <w:r>
            <w:t>4</w:t>
          </w:r>
          <w:r>
            <w:rPr>
              <w:rFonts w:hint="eastAsia"/>
            </w:rPr>
            <w:t>）买受人未及时通过贷款支付剩余房款的处理：</w:t>
          </w:r>
        </w:p>
        <w:p w:rsidR="00C233B5" w:rsidP="00C233B5">
          <w:pPr>
            <w:spacing w:line="360" w:lineRule="auto"/>
            <w:ind w:firstLine="420" w:firstLineChars="200"/>
            <w:rPr>
              <w:rFonts w:ascii="宋体" w:hAnsi="宋体" w:cs="宋体" w:hint="eastAsia"/>
              <w:sz w:val="24"/>
            </w:rPr>
          </w:pPr>
          <w:r>
            <w:rPr>
              <w:rFonts w:hint="eastAsia"/>
            </w:rPr>
            <w:t>①</w:t>
          </w:r>
          <w:r>
            <w:rPr>
              <w:rFonts w:hint="eastAsia"/>
            </w:rPr>
            <w:t>买受人确认在签订合同时，已经充分了解到贷款银行发放贷款的条件、办理程序及需交纳的全部费用，并确认自己的实际情况完全符合银行贷款的办理条件，买受人自行承担贷款申请是否获得贷款银行批准的责任。</w:t>
          </w:r>
        </w:p>
        <w:p w:rsidR="00C233B5" w:rsidP="00C233B5">
          <w:pPr>
            <w:spacing w:line="360" w:lineRule="auto"/>
            <w:ind w:firstLine="420" w:firstLineChars="200"/>
            <w:rPr>
              <w:rFonts w:ascii="宋体" w:hAnsi="宋体" w:cs="宋体" w:hint="eastAsia"/>
              <w:sz w:val="24"/>
            </w:rPr>
          </w:pPr>
          <w:r>
            <w:rPr>
              <w:rFonts w:hint="eastAsia"/>
            </w:rPr>
            <w:t>②</w:t>
          </w:r>
          <w:r>
            <w:rPr>
              <w:rFonts w:hint="eastAsia"/>
            </w:rPr>
            <w:t>如因买受人原因导致贷款申请未获银行审批通过或者导致在主合同签署之日起六十日内买受人仍无法通过银行贷款将首付款以外的房价款余额支付至出卖人账户的（</w:t>
          </w:r>
          <w:r>
            <w:rPr>
              <w:rFonts w:hint="eastAsia"/>
            </w:rPr>
            <w:t>“</w:t>
          </w:r>
          <w:r>
            <w:rPr>
              <w:rFonts w:hint="eastAsia"/>
            </w:rPr>
            <w:t>买受人原因</w:t>
          </w:r>
          <w:r>
            <w:rPr>
              <w:rFonts w:hint="eastAsia"/>
            </w:rPr>
            <w:t>”</w:t>
          </w:r>
          <w:r>
            <w:rPr>
              <w:rFonts w:hint="eastAsia"/>
            </w:rPr>
            <w:t>包括但不限于：买受人不同意贷款银行审批通过的贷款利率、贷款年限、额度等条件；买受人信用状况不符合银行要求；买受人未及时提供相关材料或者材料欠缺、虚假或不符合银行要求；买受人未及时缴纳税费或办理相关手续的各项费用；买受人未及时按照银行要求签订抵押合同、贷款合同或其他法律文件；买受人未及时提供资料配合办理合同备案、预购商品房预告登记、抵押权预告登记；买受人未及时履行其他配合义务等情形），首付款之外的剩余房价款的支付方式自动转为一次性付款，买受人应在前述六十日的期限届满之日起七日内一次性付清全部房价款，否则，买受人须按照主合同第八条的约定承担逾期付款的违约责任。</w:t>
          </w:r>
        </w:p>
        <w:p w:rsidR="00C233B5" w:rsidP="00C233B5">
          <w:pPr>
            <w:spacing w:line="360" w:lineRule="auto"/>
            <w:ind w:firstLine="420" w:firstLineChars="200"/>
            <w:rPr>
              <w:rFonts w:ascii="宋体" w:hAnsi="宋体" w:cs="宋体" w:hint="eastAsia"/>
              <w:sz w:val="24"/>
            </w:rPr>
          </w:pPr>
          <w:r>
            <w:rPr>
              <w:rFonts w:hint="eastAsia"/>
            </w:rPr>
            <w:t>③</w:t>
          </w:r>
          <w:r>
            <w:rPr>
              <w:rFonts w:hint="eastAsia"/>
            </w:rPr>
            <w:t>如非因买受人的原因导致买受人的贷款申请未获银行审批通过或者导致在主合同签署之日起九十日内买受人仍无法通过银行贷款将首付房价款以外的余款支付至出卖人账户的，如买受人愿意继续履行合同，应在得知贷款申请审批结果或者前述期限届满之日起七日内一次性付清全部房价款，否则，双方均有权解除合同，买受人须自合同解除之日起</w:t>
          </w:r>
          <w:r>
            <w:t>7</w:t>
          </w:r>
          <w:r>
            <w:rPr>
              <w:rFonts w:hint="eastAsia"/>
            </w:rPr>
            <w:t>日内配合出卖人办理撤销合同网签备案等相关解除手续，出卖人在买受人配合办理相关手续后将买受人已付房款无息退还给买受人，如买受人未按期配合办理合同解除手续的，每逾期一日，应向出卖人支付主合同约定房价款总额万分之三的违约金。</w:t>
          </w:r>
        </w:p>
        <w:p w:rsidR="00C233B5" w:rsidP="00C233B5">
          <w:pPr>
            <w:spacing w:line="360" w:lineRule="auto"/>
            <w:ind w:firstLine="420" w:firstLineChars="200"/>
            <w:rPr>
              <w:rFonts w:ascii="宋体" w:hAnsi="宋体" w:cs="宋体" w:hint="eastAsia"/>
              <w:sz w:val="24"/>
            </w:rPr>
          </w:pPr>
          <w:r>
            <w:rPr>
              <w:rFonts w:hint="eastAsia"/>
            </w:rPr>
            <w:t>④</w:t>
          </w:r>
          <w:r>
            <w:rPr>
              <w:rFonts w:hint="eastAsia"/>
            </w:rPr>
            <w:t>任何与买受人自身相关的因素（包括但不限于买受人征信问题、经济条件、未按期足额支付首付款、未及时提供真实完备的资料、未及时配合办理相关手续、买受人属于限购或限贷人群等）导致以贷款方式支付的房价款不能按期到达出卖人账户，均视为买受人责任所致，不作为</w:t>
          </w:r>
          <w:r>
            <w:rPr>
              <w:rFonts w:hint="eastAsia"/>
            </w:rPr>
            <w:t>“</w:t>
          </w:r>
          <w:r>
            <w:rPr>
              <w:rFonts w:hint="eastAsia"/>
            </w:rPr>
            <w:t>不可归责于买卖双方</w:t>
          </w:r>
          <w:r>
            <w:rPr>
              <w:rFonts w:hint="eastAsia"/>
            </w:rPr>
            <w:t>”</w:t>
          </w:r>
          <w:r>
            <w:rPr>
              <w:rFonts w:hint="eastAsia"/>
            </w:rPr>
            <w:t>的原因对待。</w:t>
          </w:r>
        </w:p>
        <w:p w:rsidR="00C233B5" w:rsidP="00C233B5">
          <w:pPr>
            <w:spacing w:line="360" w:lineRule="auto"/>
            <w:ind w:firstLine="420" w:firstLineChars="200"/>
            <w:rPr>
              <w:rFonts w:ascii="宋体" w:hAnsi="宋体" w:cs="宋体" w:hint="eastAsia"/>
              <w:sz w:val="24"/>
            </w:rPr>
          </w:pPr>
          <w:r>
            <w:t>10</w:t>
          </w:r>
          <w:r>
            <w:rPr>
              <w:rFonts w:hint="eastAsia"/>
            </w:rPr>
            <w:t>、买受人采取银行贷款方式支付房价款的，因出卖人为买受人贷款向银行提供了担保，双方对由此产生的权利义务约定如下：</w:t>
          </w:r>
        </w:p>
        <w:p w:rsidR="00C233B5" w:rsidP="00C233B5">
          <w:pPr>
            <w:spacing w:line="360" w:lineRule="auto"/>
            <w:ind w:firstLine="420" w:firstLineChars="200"/>
            <w:rPr>
              <w:rFonts w:ascii="宋体" w:hAnsi="宋体" w:cs="宋体" w:hint="eastAsia"/>
              <w:sz w:val="24"/>
            </w:rPr>
          </w:pPr>
          <w:r>
            <w:rPr>
              <w:rFonts w:hint="eastAsia"/>
            </w:rPr>
            <w:t>（</w:t>
          </w:r>
          <w:r>
            <w:t>1</w:t>
          </w:r>
          <w:r>
            <w:rPr>
              <w:rFonts w:hint="eastAsia"/>
            </w:rPr>
            <w:t>）买受人向银行申请贷款，出卖人向银行提供了担保，故买受人在此确认并承诺：严格按照贷款合同约定全面履行按期还款义务，否则由此而引起的法律责任全部由买受人承担。</w:t>
          </w:r>
        </w:p>
        <w:p w:rsidR="00C233B5" w:rsidP="00C233B5">
          <w:pPr>
            <w:spacing w:line="360" w:lineRule="auto"/>
            <w:ind w:firstLine="420" w:firstLineChars="200"/>
            <w:rPr>
              <w:rFonts w:ascii="宋体" w:hAnsi="宋体" w:cs="宋体" w:hint="eastAsia"/>
              <w:sz w:val="24"/>
            </w:rPr>
          </w:pPr>
          <w:r>
            <w:rPr>
              <w:rFonts w:hint="eastAsia"/>
            </w:rPr>
            <w:t>（</w:t>
          </w:r>
          <w:r>
            <w:t>2</w:t>
          </w:r>
          <w:r>
            <w:rPr>
              <w:rFonts w:hint="eastAsia"/>
            </w:rPr>
            <w:t>）如因买受人逾期偿还贷款本息等原因致使贷款银行提出解除贷款合同或主张贷款提前到期，或者要求出卖人承担连带担保责任或直接从出卖人银行账户扣收买受人逾期贷款本息等欠款，或者出卖人收到法院、仲裁庭的案件通知书或传票，上述任一情形下，出卖人有权立即</w:t>
          </w:r>
          <w:r>
            <w:t>(</w:t>
          </w:r>
          <w:r>
            <w:rPr>
              <w:rFonts w:hint="eastAsia"/>
            </w:rPr>
            <w:t>包括在尚未实际履行担保责任前</w:t>
          </w:r>
          <w:r>
            <w:t>)</w:t>
          </w:r>
          <w:r>
            <w:rPr>
              <w:rFonts w:hint="eastAsia"/>
            </w:rPr>
            <w:t>解除合同，买受人应向出卖人支付主合同约定房价款总额</w:t>
          </w:r>
          <w:r>
            <w:t>10%</w:t>
          </w:r>
          <w:r>
            <w:rPr>
              <w:rFonts w:hint="eastAsia"/>
            </w:rPr>
            <w:t>的违约金。无论合同是否解除，如出卖人已承担担保责任的，买受人必须立即向出卖人归还代偿款项，并以代偿金额为基数按合同签订时全国银行间同业拆借中心公布的一年期贷款市场报价利率</w:t>
          </w:r>
          <w:r>
            <w:t>(LPR)</w:t>
          </w:r>
          <w:r>
            <w:rPr>
              <w:rFonts w:hint="eastAsia"/>
            </w:rPr>
            <w:t>的四倍向出卖人支付资金占用补偿，自出卖人代偿之日起计算至买受人实际归还代偿款项之日止。</w:t>
          </w:r>
        </w:p>
        <w:p w:rsidR="00C233B5" w:rsidP="00C233B5">
          <w:pPr>
            <w:spacing w:line="360" w:lineRule="auto"/>
            <w:ind w:firstLine="420" w:firstLineChars="200"/>
            <w:rPr>
              <w:rFonts w:ascii="宋体" w:hAnsi="宋体" w:cs="宋体" w:hint="eastAsia"/>
              <w:sz w:val="24"/>
            </w:rPr>
          </w:pPr>
          <w:r>
            <w:rPr>
              <w:rFonts w:hint="eastAsia"/>
            </w:rPr>
            <w:t>（</w:t>
          </w:r>
          <w:r>
            <w:t>3</w:t>
          </w:r>
          <w:r>
            <w:rPr>
              <w:rFonts w:hint="eastAsia"/>
            </w:rPr>
            <w:t>）如合同解除的，买受人已付的购房款首先用于向出卖人归还代偿款项及支付违约金、资金占用补偿，剩余部分扣除买受人欠付贷款机构的贷款本息、罚金、违约金等各项费用后退还买受人。</w:t>
          </w:r>
        </w:p>
        <w:p w:rsidR="00C233B5" w:rsidP="00C233B5">
          <w:pPr>
            <w:spacing w:line="360" w:lineRule="auto"/>
            <w:ind w:firstLine="420" w:firstLineChars="200"/>
            <w:rPr>
              <w:rFonts w:ascii="宋体" w:hAnsi="宋体" w:cs="宋体" w:hint="eastAsia"/>
              <w:sz w:val="24"/>
            </w:rPr>
          </w:pPr>
          <w:r>
            <w:rPr>
              <w:rFonts w:hint="eastAsia"/>
            </w:rPr>
            <w:t>（</w:t>
          </w:r>
          <w:r>
            <w:t>4</w:t>
          </w:r>
          <w:r>
            <w:rPr>
              <w:rFonts w:hint="eastAsia"/>
            </w:rPr>
            <w:t>）即使合同约定的交房期限届满，如买受人未按期向贷款银行偿还任何到期贷款本息或</w:t>
          </w:r>
          <w:r>
            <w:t>/</w:t>
          </w:r>
          <w:r>
            <w:rPr>
              <w:rFonts w:hint="eastAsia"/>
            </w:rPr>
            <w:t>和罚息的，或未向出卖人归还代偿款项及违约金（资金占用补偿）的，出卖人有权暂缓向买受人交付该商品房，延迟交付期间产生的一切责任及费用由买受人承担。</w:t>
          </w:r>
        </w:p>
        <w:p w:rsidR="00C233B5" w:rsidP="00C233B5">
          <w:pPr>
            <w:spacing w:line="360" w:lineRule="auto"/>
            <w:ind w:firstLine="420" w:firstLineChars="200"/>
            <w:rPr>
              <w:rFonts w:ascii="宋体" w:hAnsi="宋体" w:cs="宋体" w:hint="eastAsia"/>
              <w:sz w:val="24"/>
            </w:rPr>
          </w:pPr>
          <w:r>
            <w:rPr>
              <w:rFonts w:hint="eastAsia"/>
            </w:rPr>
            <w:t>（</w:t>
          </w:r>
          <w:r>
            <w:t>5</w:t>
          </w:r>
          <w:r>
            <w:rPr>
              <w:rFonts w:hint="eastAsia"/>
            </w:rPr>
            <w:t>）该商品房不动产转移登记办理前，如买受人未履行还款义务致使出卖人承担担保责任，出卖人有权暂停为买受人办理该商品房不动产转移登记手续且无需承担任何违约责任。</w:t>
          </w:r>
        </w:p>
        <w:p w:rsidR="00C233B5" w:rsidP="00C233B5">
          <w:pPr>
            <w:tabs>
              <w:tab w:val="left" w:pos="312"/>
            </w:tabs>
            <w:spacing w:line="360" w:lineRule="auto"/>
            <w:ind w:firstLine="420" w:firstLineChars="200"/>
            <w:rPr>
              <w:rFonts w:ascii="宋体" w:hAnsi="宋体" w:cs="宋体" w:hint="eastAsia"/>
              <w:sz w:val="24"/>
            </w:rPr>
          </w:pPr>
          <w:r>
            <w:rPr>
              <w:rFonts w:hint="eastAsia"/>
            </w:rPr>
            <w:t>（</w:t>
          </w:r>
          <w:r>
            <w:t>6</w:t>
          </w:r>
          <w:r>
            <w:rPr>
              <w:rFonts w:hint="eastAsia"/>
            </w:rPr>
            <w:t>）当银行要求出卖人承担保证责任时，出卖人有权不经诉讼，即按照银行要求承担责任，且出卖人有权按照向银行承担的责任向买受人全额追偿。</w:t>
          </w:r>
        </w:p>
        <w:p w:rsidR="00C233B5" w:rsidP="00C233B5">
          <w:pPr>
            <w:spacing w:line="360" w:lineRule="auto"/>
            <w:ind w:firstLine="420" w:firstLineChars="200"/>
            <w:rPr>
              <w:rFonts w:ascii="宋体" w:hAnsi="宋体" w:cs="宋体" w:hint="eastAsia"/>
              <w:sz w:val="24"/>
            </w:rPr>
          </w:pPr>
          <w:r>
            <w:rPr>
              <w:rFonts w:hint="eastAsia"/>
            </w:rPr>
            <w:t>（</w:t>
          </w:r>
          <w:r>
            <w:t>7</w:t>
          </w:r>
          <w:r>
            <w:rPr>
              <w:rFonts w:hint="eastAsia"/>
            </w:rPr>
            <w:t>）买受人不得就已支付出卖人的全部房款对任何第三人承担包括担保义务在内的任何法律责任。买受人应保证房款及该房屋免受扣押或涉及其他法律诉讼、仲裁，如未能履行上述责任，买受人应赔偿出卖人因此发生的全部损失。</w:t>
          </w:r>
        </w:p>
        <w:p w:rsidR="00C233B5" w:rsidP="00C233B5">
          <w:pPr>
            <w:spacing w:line="360" w:lineRule="auto"/>
            <w:rPr>
              <w:rFonts w:ascii="宋体" w:hAnsi="宋体" w:cs="宋体" w:hint="eastAsia"/>
              <w:b/>
              <w:bCs/>
              <w:sz w:val="24"/>
            </w:rPr>
          </w:pPr>
          <w:r>
            <w:rPr>
              <w:rFonts w:hint="eastAsia"/>
            </w:rPr>
            <w:t>四、对主合同第十二条</w:t>
          </w:r>
          <w:r>
            <w:t>“</w:t>
          </w:r>
          <w:r>
            <w:rPr>
              <w:rFonts w:hint="eastAsia"/>
            </w:rPr>
            <w:t>面积差异处理</w:t>
          </w:r>
          <w:r>
            <w:rPr>
              <w:rFonts w:hint="eastAsia"/>
            </w:rPr>
            <w:t>”</w:t>
          </w:r>
          <w:r>
            <w:rPr>
              <w:rFonts w:hint="eastAsia"/>
            </w:rPr>
            <w:t>的补充约定</w:t>
          </w:r>
        </w:p>
        <w:p w:rsidR="00C233B5" w:rsidP="00C233B5">
          <w:pPr>
            <w:spacing w:line="360" w:lineRule="auto"/>
            <w:ind w:firstLine="420" w:firstLineChars="200"/>
            <w:rPr>
              <w:rFonts w:ascii="宋体" w:hAnsi="宋体" w:cs="宋体" w:hint="eastAsia"/>
              <w:color w:val="000000"/>
              <w:sz w:val="24"/>
            </w:rPr>
          </w:pPr>
          <w:r>
            <w:t>1</w:t>
          </w:r>
          <w:r>
            <w:rPr>
              <w:rFonts w:hint="eastAsia"/>
            </w:rPr>
            <w:t>、由出卖人、买受人根据主合同第六条按照建筑面积计价的约定，按照：</w:t>
          </w:r>
          <w:r>
            <w:t>“</w:t>
          </w:r>
          <w:r>
            <w:rPr>
              <w:rFonts w:hint="eastAsia"/>
            </w:rPr>
            <w:t>差额房价款</w:t>
          </w:r>
          <w:r>
            <w:t>=</w:t>
          </w:r>
          <w:r>
            <w:rPr>
              <w:rFonts w:hint="eastAsia"/>
            </w:rPr>
            <w:t>主合同第六条中约定的该商品房买卖单价</w:t>
          </w:r>
          <w:r>
            <w:t>×</w:t>
          </w:r>
          <w:r>
            <w:rPr>
              <w:rFonts w:hint="eastAsia"/>
            </w:rPr>
            <w:t>（产权登记建筑面积－合同约定建筑面积）</w:t>
          </w:r>
          <w:r>
            <w:t>”</w:t>
          </w:r>
          <w:r>
            <w:rPr>
              <w:rFonts w:hint="eastAsia"/>
            </w:rPr>
            <w:t>进行多退少补实际结算。</w:t>
          </w:r>
        </w:p>
        <w:p w:rsidR="00C233B5" w:rsidP="00C233B5">
          <w:pPr>
            <w:spacing w:line="360" w:lineRule="auto"/>
            <w:ind w:firstLine="420" w:firstLineChars="200"/>
            <w:rPr>
              <w:rFonts w:ascii="宋体" w:hAnsi="宋体" w:cs="宋体" w:hint="eastAsia"/>
              <w:color w:val="000000"/>
              <w:sz w:val="24"/>
            </w:rPr>
          </w:pPr>
          <w:r>
            <w:t>2</w:t>
          </w:r>
          <w:r>
            <w:rPr>
              <w:rFonts w:hint="eastAsia"/>
            </w:rPr>
            <w:t>、本条第</w:t>
          </w:r>
          <w:r>
            <w:t>1</w:t>
          </w:r>
          <w:r>
            <w:rPr>
              <w:rFonts w:hint="eastAsia"/>
            </w:rPr>
            <w:t>款所述面积确认和面积差异处理方式是对该商品房出现面积差异时进行房价款结算的唯一约定，甲乙双方对此均不持异议。</w:t>
          </w:r>
        </w:p>
        <w:p w:rsidR="00C233B5" w:rsidP="00C233B5">
          <w:pPr>
            <w:spacing w:line="360" w:lineRule="auto"/>
            <w:ind w:firstLine="420" w:firstLineChars="200"/>
            <w:rPr>
              <w:rFonts w:ascii="宋体" w:hAnsi="宋体" w:cs="宋体" w:hint="eastAsia"/>
              <w:color w:val="000000"/>
              <w:sz w:val="24"/>
            </w:rPr>
          </w:pPr>
          <w:r>
            <w:t>3</w:t>
          </w:r>
          <w:r>
            <w:rPr>
              <w:rFonts w:hint="eastAsia"/>
            </w:rPr>
            <w:t>、双方在办理交付手续时根据上述约定结算房价款，需返还或补足的款项均不计息，买受人在出卖人书面通知的办理交付手续的期限内未补足面积差价款的，则应按照主合同第八条的约定承担逾期付款的违约责任。</w:t>
          </w:r>
        </w:p>
        <w:p w:rsidR="00C233B5" w:rsidP="00C233B5">
          <w:pPr>
            <w:spacing w:line="360" w:lineRule="auto"/>
            <w:rPr>
              <w:rFonts w:ascii="宋体" w:hAnsi="宋体" w:cs="宋体" w:hint="eastAsia"/>
              <w:b/>
              <w:bCs/>
              <w:sz w:val="24"/>
            </w:rPr>
          </w:pPr>
          <w:r>
            <w:rPr>
              <w:rFonts w:hint="eastAsia"/>
            </w:rPr>
            <w:t>五、对规划、设计变更的补充约定</w:t>
          </w:r>
        </w:p>
        <w:p w:rsidR="00C233B5" w:rsidP="00C233B5">
          <w:pPr>
            <w:spacing w:line="360" w:lineRule="auto"/>
            <w:ind w:firstLine="420" w:firstLineChars="200"/>
            <w:rPr>
              <w:rFonts w:ascii="宋体" w:hAnsi="宋体" w:cs="宋体" w:hint="eastAsia"/>
              <w:color w:val="000000"/>
              <w:sz w:val="24"/>
            </w:rPr>
          </w:pPr>
          <w:r>
            <w:t>1</w:t>
          </w:r>
          <w:r>
            <w:rPr>
              <w:rFonts w:hint="eastAsia"/>
            </w:rPr>
            <w:t>、出卖人对该商品房所属区域</w:t>
          </w:r>
          <w:r>
            <w:t>/</w:t>
          </w:r>
          <w:r>
            <w:rPr>
              <w:rFonts w:hint="eastAsia"/>
            </w:rPr>
            <w:t>期</w:t>
          </w:r>
          <w:r>
            <w:t>/</w:t>
          </w:r>
          <w:r>
            <w:rPr>
              <w:rFonts w:hint="eastAsia"/>
            </w:rPr>
            <w:t>区</w:t>
          </w:r>
          <w:r>
            <w:t>/</w:t>
          </w:r>
          <w:r>
            <w:rPr>
              <w:rFonts w:hint="eastAsia"/>
            </w:rPr>
            <w:t>批次之外的其他区域</w:t>
          </w:r>
          <w:r>
            <w:t>/</w:t>
          </w:r>
          <w:r>
            <w:rPr>
              <w:rFonts w:hint="eastAsia"/>
            </w:rPr>
            <w:t>期</w:t>
          </w:r>
          <w:r>
            <w:t>/</w:t>
          </w:r>
          <w:r>
            <w:rPr>
              <w:rFonts w:hint="eastAsia"/>
            </w:rPr>
            <w:t>区</w:t>
          </w:r>
          <w:r>
            <w:t>/</w:t>
          </w:r>
          <w:r>
            <w:rPr>
              <w:rFonts w:hint="eastAsia"/>
            </w:rPr>
            <w:t>批次进行规划设计的调整、变更，无需通知买受人及征得买受人同意，买受人接受由此带来的影响，无权要求出卖人承担任何责任。</w:t>
          </w:r>
        </w:p>
        <w:p w:rsidR="00C233B5" w:rsidP="00C233B5">
          <w:pPr>
            <w:spacing w:line="360" w:lineRule="auto"/>
            <w:ind w:firstLine="420" w:firstLineChars="200"/>
            <w:rPr>
              <w:rFonts w:ascii="宋体" w:hAnsi="宋体" w:cs="宋体" w:hint="eastAsia"/>
              <w:color w:val="000000"/>
              <w:sz w:val="24"/>
            </w:rPr>
          </w:pPr>
          <w:r>
            <w:t>2</w:t>
          </w:r>
          <w:r>
            <w:rPr>
              <w:rFonts w:hint="eastAsia"/>
            </w:rPr>
            <w:t>、在保证本项目整体绿化率符合规划要求的前提下，出卖人有权对社区环境艺术方案中的标高、植被、硬质铺装材质、灯具及小品造型等设计进行部分具体调整，且无需就此调整另行通知买受人，双方对此均不持异议。</w:t>
          </w:r>
        </w:p>
        <w:p w:rsidR="00C233B5" w:rsidP="00C233B5">
          <w:pPr>
            <w:spacing w:line="360" w:lineRule="auto"/>
            <w:ind w:firstLine="420" w:firstLineChars="200"/>
            <w:rPr>
              <w:rFonts w:ascii="宋体" w:hAnsi="宋体" w:cs="宋体" w:hint="eastAsia"/>
              <w:color w:val="000000"/>
              <w:sz w:val="24"/>
            </w:rPr>
          </w:pPr>
          <w:r>
            <w:t>3</w:t>
          </w:r>
          <w:r>
            <w:rPr>
              <w:rFonts w:hint="eastAsia"/>
            </w:rPr>
            <w:t>、在保证建筑立面形式不变和整体效果的前提下，出卖人有权对建筑立面的色彩、构造（包括材料）进行具体调整，且无需就此调整另行通知买受人，甲乙双方对此均不持异议。</w:t>
          </w:r>
        </w:p>
        <w:p w:rsidR="00C233B5" w:rsidP="00C233B5">
          <w:pPr>
            <w:spacing w:line="360" w:lineRule="auto"/>
            <w:ind w:firstLine="420" w:firstLineChars="200"/>
            <w:rPr>
              <w:rFonts w:ascii="宋体" w:hAnsi="宋体" w:cs="宋体" w:hint="eastAsia"/>
              <w:color w:val="000000"/>
              <w:sz w:val="24"/>
            </w:rPr>
          </w:pPr>
          <w:r>
            <w:t>4</w:t>
          </w:r>
          <w:r>
            <w:rPr>
              <w:rFonts w:hint="eastAsia"/>
            </w:rPr>
            <w:t>、如该商品房位于顶层、底层、设备层或其他特定功能位置，买受人对所在楼层或地表、地下设置的管道及其他设备设施引起的该商品房空间、功能的差异或其他影响不持异议，完全理解、清楚并接受，并承诺不得改变相关设施设备的设置状况，无条件配合维修、检修工作。</w:t>
          </w:r>
        </w:p>
        <w:p w:rsidR="00C233B5" w:rsidP="00C233B5">
          <w:pPr>
            <w:spacing w:line="360" w:lineRule="auto"/>
            <w:ind w:firstLine="420" w:firstLineChars="200"/>
            <w:rPr>
              <w:rFonts w:ascii="宋体" w:hAnsi="宋体" w:cs="宋体" w:hint="eastAsia"/>
              <w:color w:val="000000"/>
              <w:sz w:val="24"/>
            </w:rPr>
          </w:pPr>
          <w:r>
            <w:t>5</w:t>
          </w:r>
          <w:r>
            <w:rPr>
              <w:rFonts w:hint="eastAsia"/>
            </w:rPr>
            <w:t>、出卖人具体施工做法的改变或者出卖人为满足法律法规、规章、施工技术规范及标准的规定或为配合、执行政府及相关部门的要求或命令以及其他不可抗力因素对该商品房及涉及该商品房的配套、社区做出的规划设计调整、变更，对该商品房内管道、风道、暖气、上下水、电路、消防设施等的调整、变更，以及在合同生效日前发生的规划及</w:t>
          </w:r>
          <w:r>
            <w:t>/</w:t>
          </w:r>
          <w:r>
            <w:rPr>
              <w:rFonts w:hint="eastAsia"/>
            </w:rPr>
            <w:t>或设计变更，以上情形出卖人免于承担责任。</w:t>
          </w:r>
        </w:p>
        <w:p w:rsidR="00C233B5" w:rsidP="00C233B5">
          <w:pPr>
            <w:spacing w:line="360" w:lineRule="auto"/>
            <w:ind w:firstLine="420" w:firstLineChars="200"/>
            <w:rPr>
              <w:rFonts w:ascii="宋体" w:hAnsi="宋体" w:cs="宋体" w:hint="eastAsia"/>
              <w:color w:val="000000"/>
              <w:sz w:val="24"/>
            </w:rPr>
          </w:pPr>
          <w:r>
            <w:t>6</w:t>
          </w:r>
          <w:r>
            <w:rPr>
              <w:rFonts w:hint="eastAsia"/>
            </w:rPr>
            <w:t>、出卖人依据主合同第十四、十五条约定书面通知买受人的，书面通知的方式包括</w:t>
          </w:r>
          <w:r>
            <w:t>EMS</w:t>
          </w:r>
          <w:r>
            <w:rPr>
              <w:rFonts w:hint="eastAsia"/>
            </w:rPr>
            <w:t>邮寄送达、在销售现场项目现场张贴公告或者微信公众号、短信、微信或其他即时通讯工具、公证送达等方式。出卖人将规划、设计变更通知买受人后，买受人若在出卖人通知送达后</w:t>
          </w:r>
          <w:r>
            <w:t>15</w:t>
          </w:r>
          <w:r>
            <w:rPr>
              <w:rFonts w:hint="eastAsia"/>
            </w:rPr>
            <w:t>日内未作出书面答复，或者在该期限内无论因任何原因买受人未明确提出解除合同，以上情形均视为买受人已了解、接受该变更及由此带来的影响，双方按实际测绘的面积据实结算房价款，买受人无权要求出卖人承担其他责任。</w:t>
          </w:r>
        </w:p>
        <w:p w:rsidR="00C233B5" w:rsidP="00C233B5">
          <w:pPr>
            <w:spacing w:line="360" w:lineRule="auto"/>
            <w:ind w:firstLine="420" w:firstLineChars="200"/>
            <w:rPr>
              <w:rFonts w:ascii="宋体" w:hAnsi="宋体" w:cs="宋体" w:hint="eastAsia"/>
              <w:b/>
              <w:bCs/>
              <w:sz w:val="24"/>
            </w:rPr>
          </w:pPr>
          <w:r>
            <w:rPr>
              <w:rFonts w:hint="eastAsia"/>
            </w:rPr>
            <w:t>六、关于交付条件的补充约定</w:t>
          </w:r>
          <w:r>
            <w:rPr>
              <w:rFonts w:hint="eastAsia"/>
              <w:color w:val="FF0000"/>
            </w:rPr>
            <w:t>及逾期交付责任的约定</w:t>
          </w:r>
        </w:p>
        <w:p w:rsidR="00C233B5" w:rsidP="00C233B5">
          <w:pPr>
            <w:spacing w:line="360" w:lineRule="auto"/>
            <w:ind w:firstLine="420"/>
            <w:rPr>
              <w:rFonts w:ascii="宋体" w:hAnsi="宋体" w:cs="宋体" w:hint="eastAsia"/>
              <w:sz w:val="24"/>
            </w:rPr>
          </w:pPr>
          <w:r>
            <w:t>1</w:t>
          </w:r>
          <w:r>
            <w:rPr>
              <w:rFonts w:hint="eastAsia"/>
            </w:rPr>
            <w:t>、买受人所购买商品房所在小区系分期开发、交付的，相关公共服务及其他配套设施等将分期交付使用，买受人对此不持异议。</w:t>
          </w:r>
        </w:p>
        <w:p w:rsidR="00C233B5" w:rsidP="00C233B5">
          <w:pPr>
            <w:spacing w:line="360" w:lineRule="auto"/>
            <w:ind w:firstLine="420" w:firstLineChars="200"/>
            <w:rPr>
              <w:rFonts w:ascii="宋体" w:hAnsi="宋体" w:cs="宋体" w:hint="eastAsia"/>
              <w:sz w:val="24"/>
            </w:rPr>
          </w:pPr>
          <w:r>
            <w:t>2</w:t>
          </w:r>
          <w:r>
            <w:rPr>
              <w:rFonts w:hint="eastAsia"/>
            </w:rPr>
            <w:t>、相关基础配套服务设施的使用需由买受人向服务提供商办理开通申请使用手续并缴纳相关费用，各项服务的具体开通时间、性质、标准、收费，将由服务提供商决定。主合同中电话通信线、宽带和有线电视线</w:t>
          </w:r>
          <w:r>
            <w:rPr>
              <w:rFonts w:hint="eastAsia"/>
            </w:rPr>
            <w:t>“</w:t>
          </w:r>
          <w:r>
            <w:rPr>
              <w:rFonts w:hint="eastAsia"/>
            </w:rPr>
            <w:t>敷设到户</w:t>
          </w:r>
          <w:r>
            <w:rPr>
              <w:rFonts w:hint="eastAsia"/>
            </w:rPr>
            <w:t>”</w:t>
          </w:r>
          <w:r>
            <w:rPr>
              <w:rFonts w:hint="eastAsia"/>
            </w:rPr>
            <w:t>是指上述基础设施的布线已完成，其使用及开通时间由提供相应服务的单位确定。如该房屋交付时，基础设施因提供服务单位的原因无法正常使用，出卖人不承担任何违约或赔偿</w:t>
          </w:r>
          <w:r>
            <w:t>/</w:t>
          </w:r>
          <w:r>
            <w:rPr>
              <w:rFonts w:hint="eastAsia"/>
            </w:rPr>
            <w:t>补偿责任。</w:t>
          </w:r>
        </w:p>
        <w:p w:rsidR="00C233B5" w:rsidP="00C233B5">
          <w:pPr>
            <w:spacing w:line="360" w:lineRule="auto"/>
            <w:ind w:firstLine="420"/>
            <w:rPr>
              <w:rFonts w:ascii="宋体" w:hAnsi="宋体" w:cs="宋体" w:hint="eastAsia"/>
              <w:sz w:val="24"/>
            </w:rPr>
          </w:pPr>
          <w:r>
            <w:t>3</w:t>
          </w:r>
          <w:r>
            <w:rPr>
              <w:rFonts w:hint="eastAsia"/>
            </w:rPr>
            <w:t>、主合同第九条约定的基础设施设备和</w:t>
          </w:r>
          <w:bookmarkStart w:id="1" w:name="_Hlk53701806"/>
          <w:r>
            <w:rPr>
              <w:rFonts w:hint="eastAsia"/>
            </w:rPr>
            <w:t>相关公共设施</w:t>
          </w:r>
          <w:bookmarkEnd w:id="1"/>
          <w:r>
            <w:rPr>
              <w:rFonts w:hint="eastAsia"/>
            </w:rPr>
            <w:t>未达到合同约定条件时，出卖人可向买受人提供替代补救措施直至以上设施达到合同约定的使用条件，在此情况下，出卖人不承担逾期交付的违约责任。</w:t>
          </w:r>
        </w:p>
        <w:p w:rsidR="00C233B5" w:rsidP="00C233B5">
          <w:pPr>
            <w:spacing w:line="360" w:lineRule="auto"/>
            <w:ind w:firstLine="420" w:firstLineChars="200"/>
            <w:rPr>
              <w:rFonts w:ascii="宋体" w:hAnsi="宋体" w:cs="宋体" w:hint="eastAsia"/>
              <w:sz w:val="24"/>
            </w:rPr>
          </w:pPr>
          <w:r>
            <w:t>4</w:t>
          </w:r>
          <w:r>
            <w:rPr>
              <w:rFonts w:hint="eastAsia"/>
            </w:rPr>
            <w:t>、如因以下原因造成商品房未能在约定的期限达到交付条件或者导致商品房交付逾期的，出卖人不承担违约责任，并可延期交付商品房：</w:t>
          </w:r>
        </w:p>
        <w:p w:rsidR="00C233B5" w:rsidP="00C233B5">
          <w:pPr>
            <w:spacing w:line="360" w:lineRule="auto"/>
            <w:ind w:firstLine="420" w:firstLineChars="200"/>
            <w:rPr>
              <w:rFonts w:ascii="宋体" w:hAnsi="宋体" w:cs="宋体" w:hint="eastAsia"/>
              <w:sz w:val="24"/>
            </w:rPr>
          </w:pPr>
          <w:r>
            <w:rPr>
              <w:rFonts w:hint="eastAsia"/>
            </w:rPr>
            <w:t>（</w:t>
          </w:r>
          <w:r>
            <w:t>1</w:t>
          </w:r>
          <w:r>
            <w:rPr>
              <w:rFonts w:hint="eastAsia"/>
            </w:rPr>
            <w:t>）政府主管部门有关审批工作延误；</w:t>
          </w:r>
        </w:p>
        <w:p w:rsidR="00C233B5" w:rsidP="00C233B5">
          <w:pPr>
            <w:spacing w:line="360" w:lineRule="auto"/>
            <w:ind w:firstLine="420" w:firstLineChars="200"/>
            <w:rPr>
              <w:rFonts w:ascii="宋体" w:hAnsi="宋体" w:cs="宋体" w:hint="eastAsia"/>
              <w:sz w:val="24"/>
            </w:rPr>
          </w:pPr>
          <w:r>
            <w:rPr>
              <w:rFonts w:hint="eastAsia"/>
            </w:rPr>
            <w:t>（</w:t>
          </w:r>
          <w:r>
            <w:t>2</w:t>
          </w:r>
          <w:r>
            <w:rPr>
              <w:rFonts w:hint="eastAsia"/>
            </w:rPr>
            <w:t>）施工中遭遇异常恶劣天气、洪水、地震等自然灾害或者因复杂地质状况、发现文物古迹等非出卖人责任导致建设工期延长；</w:t>
          </w:r>
        </w:p>
        <w:p w:rsidR="00C233B5" w:rsidP="00C233B5">
          <w:pPr>
            <w:spacing w:line="360" w:lineRule="auto"/>
            <w:ind w:firstLine="420" w:firstLineChars="200"/>
            <w:rPr>
              <w:rFonts w:ascii="宋体" w:hAnsi="宋体" w:cs="宋体" w:hint="eastAsia"/>
              <w:sz w:val="24"/>
            </w:rPr>
          </w:pPr>
          <w:r>
            <w:rPr>
              <w:rFonts w:hint="eastAsia"/>
            </w:rPr>
            <w:t>（</w:t>
          </w:r>
          <w:r>
            <w:t>3</w:t>
          </w:r>
          <w:r>
            <w:rPr>
              <w:rFonts w:hint="eastAsia"/>
            </w:rPr>
            <w:t>）本项目红线外市政配套设施建设延误，或者政府主管部门对相关设施建设的审批延误以及公共事业经营管理部门的原因及相关政策导致延误，或者项目外围大市政基础配套条件未能保障本项目基础设施正常运营的；</w:t>
          </w:r>
        </w:p>
        <w:p w:rsidR="00C233B5" w:rsidP="00C233B5">
          <w:pPr>
            <w:spacing w:line="360" w:lineRule="auto"/>
            <w:ind w:firstLine="420" w:firstLineChars="200"/>
            <w:rPr>
              <w:rFonts w:ascii="宋体" w:hAnsi="宋体" w:cs="宋体" w:hint="eastAsia"/>
              <w:sz w:val="24"/>
            </w:rPr>
          </w:pPr>
          <w:r>
            <w:rPr>
              <w:rFonts w:hint="eastAsia"/>
            </w:rPr>
            <w:t>（</w:t>
          </w:r>
          <w:r>
            <w:t>4</w:t>
          </w:r>
          <w:r>
            <w:rPr>
              <w:rFonts w:hint="eastAsia"/>
            </w:rPr>
            <w:t>）出卖人因遵守政府规定或响应政府号召，或者因政府与公用事业部门的禁令、管理管制措施等行为，影响到建设工期、商品房交付的；</w:t>
          </w:r>
        </w:p>
        <w:p w:rsidR="00C233B5" w:rsidP="00C233B5">
          <w:pPr>
            <w:spacing w:line="360" w:lineRule="auto"/>
            <w:ind w:firstLine="420" w:firstLineChars="200"/>
            <w:rPr>
              <w:ins w:id="2" w:author="ζޓއއއ" w:date="2022-04-26T17:43:00Z"/>
              <w:rFonts w:hint="eastAsia"/>
            </w:rPr>
          </w:pPr>
          <w:r>
            <w:rPr>
              <w:rFonts w:hint="eastAsia"/>
            </w:rPr>
            <w:t>（</w:t>
          </w:r>
          <w:r>
            <w:t>5</w:t>
          </w:r>
          <w:r>
            <w:rPr>
              <w:rFonts w:hint="eastAsia"/>
            </w:rPr>
            <w:t>）因不可抗力、突发事件、疫情等公共卫生事件以及法律法规或政策变化及其他非出卖人所能控制的因素导致建设工期、商品房交付延误的。</w:t>
          </w:r>
        </w:p>
        <w:p w:rsidR="00C233B5" w:rsidP="00C233B5">
          <w:pPr>
            <w:spacing w:line="360" w:lineRule="auto"/>
            <w:ind w:firstLine="420" w:firstLineChars="200"/>
            <w:rPr>
              <w:color w:val="FF0000"/>
            </w:rPr>
          </w:pPr>
          <w:r>
            <w:rPr>
              <w:color w:val="FF0000"/>
            </w:rPr>
            <w:t>5</w:t>
          </w:r>
          <w:r>
            <w:rPr>
              <w:rFonts w:hint="eastAsia"/>
              <w:color w:val="FF0000"/>
            </w:rPr>
            <w:t>、逾期交付责任</w:t>
          </w:r>
        </w:p>
        <w:p w:rsidR="00C233B5" w:rsidP="00C233B5">
          <w:pPr>
            <w:spacing w:line="360" w:lineRule="auto"/>
            <w:ind w:firstLine="420" w:firstLineChars="200"/>
            <w:rPr>
              <w:color w:val="FF0000"/>
            </w:rPr>
          </w:pPr>
          <w:r>
            <w:rPr>
              <w:color w:val="FF0000"/>
            </w:rPr>
            <w:t xml:space="preserve"> </w:t>
          </w:r>
          <w:r>
            <w:rPr>
              <w:rFonts w:hint="eastAsia"/>
              <w:color w:val="FF0000"/>
            </w:rPr>
            <w:t>除不可抗力或其他不可归责于出卖人的原因外，出卖人未按照主合同第十条约定的时间将该商品房交付买受人的，双方同意根据逾期时间，分别按以下各项处理（（</w:t>
          </w:r>
          <w:r>
            <w:rPr>
              <w:color w:val="FF0000"/>
            </w:rPr>
            <w:t>1</w:t>
          </w:r>
          <w:r>
            <w:rPr>
              <w:rFonts w:hint="eastAsia"/>
              <w:color w:val="FF0000"/>
            </w:rPr>
            <w:t>）和（</w:t>
          </w:r>
          <w:r>
            <w:rPr>
              <w:color w:val="FF0000"/>
            </w:rPr>
            <w:t>2</w:t>
          </w:r>
          <w:r>
            <w:rPr>
              <w:rFonts w:hint="eastAsia"/>
              <w:color w:val="FF0000"/>
            </w:rPr>
            <w:t>）不作累加）：</w:t>
          </w:r>
        </w:p>
        <w:p w:rsidR="00C233B5" w:rsidP="00C233B5">
          <w:pPr>
            <w:spacing w:line="360" w:lineRule="auto"/>
            <w:ind w:firstLine="420" w:firstLineChars="200"/>
            <w:rPr>
              <w:color w:val="FF0000"/>
            </w:rPr>
          </w:pPr>
          <w:r>
            <w:rPr>
              <w:rFonts w:hint="eastAsia"/>
              <w:color w:val="FF0000"/>
            </w:rPr>
            <w:t>（</w:t>
          </w:r>
          <w:r>
            <w:rPr>
              <w:color w:val="FF0000"/>
            </w:rPr>
            <w:t>1</w:t>
          </w:r>
          <w:r>
            <w:rPr>
              <w:rFonts w:hint="eastAsia"/>
              <w:color w:val="FF0000"/>
            </w:rPr>
            <w:t>）逾期在</w:t>
          </w:r>
          <w:r>
            <w:rPr>
              <w:color w:val="FF0000"/>
              <w:u w:val="single"/>
            </w:rPr>
            <w:t>90</w:t>
          </w:r>
          <w:r>
            <w:rPr>
              <w:rFonts w:hint="eastAsia"/>
              <w:color w:val="FF0000"/>
            </w:rPr>
            <w:t>日之内，自主合同第十条约定的交付期限届满之次日起至实际交付之日止，出卖人按日计算向买受人支付已付房价款万分之</w:t>
          </w:r>
          <w:r>
            <w:rPr>
              <w:rFonts w:hint="eastAsia"/>
              <w:color w:val="FF0000"/>
              <w:u w:val="single"/>
            </w:rPr>
            <w:t>一</w:t>
          </w:r>
          <w:r>
            <w:rPr>
              <w:rFonts w:hint="eastAsia"/>
              <w:color w:val="FF0000"/>
            </w:rPr>
            <w:t>的违约金，合同继续履行。</w:t>
          </w:r>
        </w:p>
        <w:p w:rsidR="00C233B5" w:rsidP="00C233B5">
          <w:pPr>
            <w:spacing w:line="360" w:lineRule="auto"/>
            <w:ind w:firstLine="420" w:firstLineChars="200"/>
            <w:rPr>
              <w:color w:val="FF0000"/>
            </w:rPr>
          </w:pPr>
          <w:r>
            <w:rPr>
              <w:rFonts w:hint="eastAsia"/>
              <w:color w:val="FF0000"/>
            </w:rPr>
            <w:t>（</w:t>
          </w:r>
          <w:r>
            <w:rPr>
              <w:color w:val="FF0000"/>
            </w:rPr>
            <w:t>2</w:t>
          </w:r>
          <w:r>
            <w:rPr>
              <w:rFonts w:hint="eastAsia"/>
              <w:color w:val="FF0000"/>
            </w:rPr>
            <w:t>）逾期超过</w:t>
          </w:r>
          <w:r>
            <w:rPr>
              <w:color w:val="FF0000"/>
              <w:u w:val="single"/>
            </w:rPr>
            <w:t>90</w:t>
          </w:r>
          <w:r>
            <w:rPr>
              <w:rFonts w:hint="eastAsia"/>
              <w:color w:val="FF0000"/>
            </w:rPr>
            <w:t>日后，买受人有权解除合同，买受人解除合同的，应在满足合同解除条件之日起</w:t>
          </w:r>
          <w:r>
            <w:rPr>
              <w:color w:val="FF0000"/>
            </w:rPr>
            <w:t>15</w:t>
          </w:r>
          <w:r>
            <w:rPr>
              <w:rFonts w:hint="eastAsia"/>
              <w:color w:val="FF0000"/>
            </w:rPr>
            <w:t>日内书面通知出卖人，否则视为买受人选择继续履行。出卖人应当自解除合同通知送达之日起</w:t>
          </w:r>
          <w:r>
            <w:rPr>
              <w:color w:val="FF0000"/>
            </w:rPr>
            <w:t>15</w:t>
          </w:r>
          <w:r>
            <w:rPr>
              <w:rFonts w:hint="eastAsia"/>
              <w:color w:val="FF0000"/>
            </w:rPr>
            <w:t>日内退还买受人已付全部房款</w:t>
          </w:r>
          <w:r>
            <w:rPr>
              <w:color w:val="FF0000"/>
            </w:rPr>
            <w:t>(</w:t>
          </w:r>
          <w:r>
            <w:rPr>
              <w:rFonts w:hint="eastAsia"/>
              <w:color w:val="FF0000"/>
            </w:rPr>
            <w:t>含已付贷款部分</w:t>
          </w:r>
          <w:r>
            <w:rPr>
              <w:color w:val="FF0000"/>
            </w:rPr>
            <w:t>)</w:t>
          </w:r>
          <w:r>
            <w:rPr>
              <w:rFonts w:hint="eastAsia"/>
              <w:color w:val="FF0000"/>
            </w:rPr>
            <w:t>，并自买受人付款之日起，按照</w:t>
          </w:r>
          <w:r>
            <w:rPr>
              <w:rFonts w:hint="eastAsia"/>
              <w:color w:val="FF0000"/>
              <w:u w:val="single"/>
            </w:rPr>
            <w:t>中国人民银行公布的同期贷款基准利率</w:t>
          </w:r>
          <w:r>
            <w:rPr>
              <w:color w:val="FF0000"/>
              <w:u w:val="single"/>
            </w:rPr>
            <w:t xml:space="preserve"> </w:t>
          </w:r>
          <w:r>
            <w:rPr>
              <w:color w:val="FF0000"/>
            </w:rPr>
            <w:t>%(</w:t>
          </w:r>
          <w:r>
            <w:rPr>
              <w:rFonts w:hint="eastAsia"/>
              <w:color w:val="FF0000"/>
            </w:rPr>
            <w:t>不低于中国人民银行公布的同期贷款基准利率</w:t>
          </w:r>
          <w:r>
            <w:rPr>
              <w:color w:val="FF0000"/>
            </w:rPr>
            <w:t>)</w:t>
          </w:r>
          <w:r>
            <w:rPr>
              <w:rFonts w:hint="eastAsia"/>
              <w:color w:val="FF0000"/>
            </w:rPr>
            <w:t>计算给付利息；同时，出卖人按照全部房价款的</w:t>
          </w:r>
          <w:r>
            <w:rPr>
              <w:color w:val="FF0000"/>
              <w:u w:val="single"/>
            </w:rPr>
            <w:t xml:space="preserve"> 1 </w:t>
          </w:r>
          <w:r>
            <w:rPr>
              <w:color w:val="FF0000"/>
            </w:rPr>
            <w:t>%</w:t>
          </w:r>
          <w:r>
            <w:rPr>
              <w:rFonts w:hint="eastAsia"/>
              <w:color w:val="FF0000"/>
            </w:rPr>
            <w:t>向买受人支付违约金。</w:t>
          </w:r>
        </w:p>
        <w:p w:rsidR="00C233B5" w:rsidP="00C233B5">
          <w:pPr>
            <w:spacing w:line="360" w:lineRule="auto"/>
            <w:ind w:firstLine="420" w:firstLineChars="200"/>
            <w:rPr>
              <w:color w:val="FF0000"/>
            </w:rPr>
          </w:pPr>
          <w:r>
            <w:rPr>
              <w:rFonts w:hint="eastAsia"/>
              <w:color w:val="FF0000"/>
            </w:rPr>
            <w:t>买受人不解除合同的，则自主合同第十条约定的交付期限届满之次日起至实际交付之日止，出卖人按日计算向买受人支付已付房价款万分之</w:t>
          </w:r>
          <w:r>
            <w:rPr>
              <w:rFonts w:hint="eastAsia"/>
              <w:color w:val="FF0000"/>
              <w:u w:val="single"/>
            </w:rPr>
            <w:t>一</w:t>
          </w:r>
          <w:r>
            <w:rPr>
              <w:rFonts w:hint="eastAsia"/>
              <w:color w:val="FF0000"/>
            </w:rPr>
            <w:t>的违约金，但该违约金总额不超过买受人已付房价款的</w:t>
          </w:r>
          <w:r>
            <w:rPr>
              <w:color w:val="FF0000"/>
              <w:u w:val="single"/>
            </w:rPr>
            <w:t xml:space="preserve"> 1 </w:t>
          </w:r>
          <w:r>
            <w:rPr>
              <w:color w:val="FF0000"/>
            </w:rPr>
            <w:t>%</w:t>
          </w:r>
          <w:r>
            <w:rPr>
              <w:rFonts w:hint="eastAsia"/>
              <w:color w:val="FF0000"/>
            </w:rPr>
            <w:t>。</w:t>
          </w:r>
        </w:p>
        <w:p w:rsidR="00C233B5" w:rsidP="00C233B5">
          <w:pPr>
            <w:spacing w:line="360" w:lineRule="auto"/>
            <w:ind w:firstLine="480" w:firstLineChars="200"/>
            <w:rPr>
              <w:color w:val="FF0000"/>
              <w:sz w:val="24"/>
            </w:rPr>
          </w:pPr>
          <w:r>
            <w:rPr>
              <w:rFonts w:hint="eastAsia"/>
              <w:color w:val="FF0000"/>
              <w:sz w:val="24"/>
            </w:rPr>
            <w:t>虽然有上述约定，但如买受人未按约支付足额房价款或未按约履行其他合同义务的，出卖人不承担逾期交付责任。</w:t>
          </w:r>
        </w:p>
        <w:p w:rsidR="00C233B5" w:rsidP="00C233B5">
          <w:pPr>
            <w:spacing w:line="360" w:lineRule="auto"/>
            <w:rPr>
              <w:rFonts w:ascii="宋体" w:hAnsi="宋体" w:cs="宋体"/>
              <w:b/>
              <w:bCs/>
              <w:sz w:val="24"/>
            </w:rPr>
          </w:pPr>
          <w:r>
            <w:rPr>
              <w:rFonts w:hint="eastAsia"/>
            </w:rPr>
            <w:t>七、关于交付手续的补充约定</w:t>
          </w:r>
        </w:p>
        <w:p w:rsidR="00C233B5" w:rsidP="00C233B5">
          <w:pPr>
            <w:spacing w:line="360" w:lineRule="auto"/>
            <w:ind w:firstLine="420" w:firstLineChars="200"/>
            <w:rPr>
              <w:rFonts w:ascii="宋体" w:hAnsi="宋体" w:cs="宋体" w:hint="eastAsia"/>
              <w:sz w:val="24"/>
            </w:rPr>
          </w:pPr>
          <w:r>
            <w:t>1</w:t>
          </w:r>
          <w:r>
            <w:rPr>
              <w:rFonts w:hint="eastAsia"/>
            </w:rPr>
            <w:t>、该商品房达到约定的交付条件后，出卖人应于交付日期届满前</w:t>
          </w:r>
          <w:r>
            <w:t>15</w:t>
          </w:r>
          <w:r>
            <w:rPr>
              <w:rFonts w:hint="eastAsia"/>
            </w:rPr>
            <w:t>日书面通知买受人查验房屋、办理交付手续的时间地点以及应当携带的证件材料等。如果该商品房早于合同约定的期限达到交付条件，出卖人有权在合同约定的交付日期前交付该商品房，且在上述情况下，双方均同意按交付通知书所载明的时间办理商品房交接手续。买受人应在交付通知书所载明的交接期限（亦适用于延期交付的情形）内前往出卖人指定的地点办理商品房交接手续，并签署商品房交接单，商品房交接单的签署日期即为该商品房的交付日。若买受人未在交付通知书所载明的交接期限内办理商品房交接手续，则交付通知书所载明的该商品房交接期限届满之日即为交付日，自该日起该商品房视同已经交付给买受人。</w:t>
          </w:r>
        </w:p>
        <w:p w:rsidR="00C233B5" w:rsidP="00C233B5">
          <w:pPr>
            <w:spacing w:line="360" w:lineRule="auto"/>
            <w:ind w:firstLine="420" w:firstLineChars="200"/>
            <w:rPr>
              <w:rFonts w:ascii="宋体" w:hAnsi="宋体" w:cs="宋体" w:hint="eastAsia"/>
              <w:sz w:val="24"/>
            </w:rPr>
          </w:pPr>
          <w:r>
            <w:t>2</w:t>
          </w:r>
          <w:r>
            <w:rPr>
              <w:rFonts w:hint="eastAsia"/>
            </w:rPr>
            <w:t>、买受人未收到交付通知书的（无论出卖人是否通知），以主合同约定的交付日期届满之日为办理交付手续的时间，以该商品房所在地为办理交接手续的地点，买受人应自行在该期限届满时前往该地点受领房屋，否则该期限届满之日即为交付日，自该日起该商品房视同已经交付给买受人。</w:t>
          </w:r>
        </w:p>
        <w:p w:rsidR="00C233B5" w:rsidP="00C233B5">
          <w:pPr>
            <w:spacing w:line="360" w:lineRule="auto"/>
            <w:ind w:firstLine="420" w:firstLineChars="200"/>
            <w:rPr>
              <w:rFonts w:ascii="宋体" w:hAnsi="宋体" w:cs="宋体" w:hint="eastAsia"/>
              <w:sz w:val="24"/>
            </w:rPr>
          </w:pPr>
          <w:r>
            <w:t>3</w:t>
          </w:r>
          <w:r>
            <w:rPr>
              <w:rFonts w:hint="eastAsia"/>
            </w:rPr>
            <w:t>、在出卖人依照主合同第九条的约定出示证明文件齐全的情况下，买受人应当履行其领受房屋的义务，办理该商品房的交接手续。如买受人认为房屋质量、装饰或设施设备存在瑕疵，双方按照本补充协议第八条</w:t>
          </w:r>
          <w:r>
            <w:rPr>
              <w:rFonts w:hint="eastAsia"/>
            </w:rPr>
            <w:t>“</w:t>
          </w:r>
          <w:r>
            <w:rPr>
              <w:rFonts w:hint="eastAsia"/>
            </w:rPr>
            <w:t>关于商品房质量及保修责任</w:t>
          </w:r>
          <w:r>
            <w:rPr>
              <w:rFonts w:hint="eastAsia"/>
            </w:rPr>
            <w:t>”</w:t>
          </w:r>
          <w:r>
            <w:rPr>
              <w:rFonts w:hint="eastAsia"/>
            </w:rPr>
            <w:t>的约定处理，买受人不得以此为理由拒绝办理交接手续或要求出卖人赔偿。如买受人拒绝收房或拒绝办理商品房交接手续的，则自交付通知书所载明的该商品房交接期限届满之日为交付日，自该日起该商品房视同已经交付给买受人。</w:t>
          </w:r>
        </w:p>
        <w:p w:rsidR="00C233B5" w:rsidP="00C233B5">
          <w:pPr>
            <w:spacing w:line="360" w:lineRule="auto"/>
            <w:ind w:firstLine="420" w:firstLineChars="200"/>
            <w:rPr>
              <w:rFonts w:ascii="宋体" w:hAnsi="宋体" w:cs="宋体" w:hint="eastAsia"/>
              <w:sz w:val="24"/>
            </w:rPr>
          </w:pPr>
          <w:r>
            <w:t>4</w:t>
          </w:r>
          <w:r>
            <w:rPr>
              <w:rFonts w:hint="eastAsia"/>
            </w:rPr>
            <w:t>、自实际交付之日或视同交付之日（以两者较早的时间为准）起，该商品房及相关设施设备的保修期限开始计算，该商品房及相关设备设施的毁损、灭失风险其他与该商品房有关的一切风险及责任均由买受人承担，同时自该日起的物业费用（包括物业服务费用及其他应由业主承担的费用）由买受人承担。</w:t>
          </w:r>
        </w:p>
        <w:p w:rsidR="00C233B5" w:rsidP="00C233B5">
          <w:pPr>
            <w:spacing w:line="360" w:lineRule="auto"/>
            <w:ind w:firstLine="420" w:firstLineChars="200"/>
            <w:rPr>
              <w:rFonts w:ascii="宋体" w:hAnsi="宋体" w:cs="宋体" w:hint="eastAsia"/>
              <w:sz w:val="24"/>
            </w:rPr>
          </w:pPr>
          <w:r>
            <w:t>5</w:t>
          </w:r>
          <w:r>
            <w:rPr>
              <w:rFonts w:hint="eastAsia"/>
            </w:rPr>
            <w:t>、买受人办理商品房交接手续时，应遵守出卖人制订的交房流程，并在该商品房交付之前具备下述条件及</w:t>
          </w:r>
          <w:r>
            <w:t>/</w:t>
          </w:r>
          <w:r>
            <w:rPr>
              <w:rFonts w:hint="eastAsia"/>
            </w:rPr>
            <w:t>或办理完毕下述手续</w:t>
          </w:r>
          <w:r>
            <w:t>,</w:t>
          </w:r>
          <w:r>
            <w:rPr>
              <w:rFonts w:hint="eastAsia"/>
            </w:rPr>
            <w:t>否则出卖人有权拒绝将该商品房交付予买受人，对此出卖人不承担任何违约责任，且自交付通知书所载明的该商品房交接期限届满之日起买受人承担本条第</w:t>
          </w:r>
          <w:r>
            <w:t>4</w:t>
          </w:r>
          <w:r>
            <w:rPr>
              <w:rFonts w:hint="eastAsia"/>
            </w:rPr>
            <w:t>款确定的相关责任（包括保修期限开始起算、买受人自该日起承担商品房损毁灭失风险及物业费用等）：</w:t>
          </w:r>
        </w:p>
        <w:p w:rsidR="00C233B5" w:rsidP="00C233B5">
          <w:pPr>
            <w:spacing w:line="360" w:lineRule="auto"/>
            <w:ind w:firstLine="420" w:firstLineChars="200"/>
            <w:rPr>
              <w:rFonts w:ascii="宋体" w:hAnsi="宋体" w:cs="宋体" w:hint="eastAsia"/>
              <w:sz w:val="24"/>
            </w:rPr>
          </w:pPr>
          <w:r>
            <w:rPr>
              <w:rFonts w:hint="eastAsia"/>
            </w:rPr>
            <w:t>（</w:t>
          </w:r>
          <w:r>
            <w:t>1</w:t>
          </w:r>
          <w:r>
            <w:rPr>
              <w:rFonts w:hint="eastAsia"/>
            </w:rPr>
            <w:t>）买受人已按合同约定向出卖人付清全部应付款项，包括房价款、违约金</w:t>
          </w:r>
          <w:r>
            <w:t>(</w:t>
          </w:r>
          <w:r>
            <w:rPr>
              <w:rFonts w:hint="eastAsia"/>
            </w:rPr>
            <w:t>如有</w:t>
          </w:r>
          <w:r>
            <w:t>)</w:t>
          </w:r>
          <w:r>
            <w:rPr>
              <w:rFonts w:hint="eastAsia"/>
            </w:rPr>
            <w:t>、赔偿金</w:t>
          </w:r>
          <w:r>
            <w:t>(</w:t>
          </w:r>
          <w:r>
            <w:rPr>
              <w:rFonts w:hint="eastAsia"/>
            </w:rPr>
            <w:t>如有</w:t>
          </w:r>
          <w:r>
            <w:t>)</w:t>
          </w:r>
          <w:r>
            <w:rPr>
              <w:rFonts w:hint="eastAsia"/>
            </w:rPr>
            <w:t>等。以贷款方式支付房价款的，所有贷款均应到达出卖人指定的银行账户，且买受人不存在逾期偿还银行贷款的情形。</w:t>
          </w:r>
        </w:p>
        <w:p w:rsidR="00C233B5" w:rsidP="00C233B5">
          <w:pPr>
            <w:spacing w:line="360" w:lineRule="auto"/>
            <w:ind w:firstLine="420" w:firstLineChars="200"/>
            <w:rPr>
              <w:rFonts w:ascii="宋体" w:hAnsi="宋体" w:cs="宋体" w:hint="eastAsia"/>
              <w:sz w:val="24"/>
            </w:rPr>
          </w:pPr>
          <w:r>
            <w:rPr>
              <w:rFonts w:hint="eastAsia"/>
            </w:rPr>
            <w:t>（</w:t>
          </w:r>
          <w:r>
            <w:t>2</w:t>
          </w:r>
          <w:r>
            <w:rPr>
              <w:rFonts w:hint="eastAsia"/>
            </w:rPr>
            <w:t>）按照政府相关部门规定的标准缴纳专项维修资金。</w:t>
          </w:r>
        </w:p>
        <w:p w:rsidR="00C233B5" w:rsidP="00C233B5">
          <w:pPr>
            <w:spacing w:line="360" w:lineRule="auto"/>
            <w:ind w:firstLine="420" w:firstLineChars="200"/>
            <w:rPr>
              <w:rFonts w:ascii="宋体" w:hAnsi="宋体" w:cs="宋体" w:hint="eastAsia"/>
              <w:sz w:val="24"/>
            </w:rPr>
          </w:pPr>
          <w:r>
            <w:rPr>
              <w:rFonts w:hint="eastAsia"/>
            </w:rPr>
            <w:t>（</w:t>
          </w:r>
          <w:r>
            <w:t>3</w:t>
          </w:r>
          <w:r>
            <w:rPr>
              <w:rFonts w:hint="eastAsia"/>
            </w:rPr>
            <w:t>）付清买受人应支付的全部税费。</w:t>
          </w:r>
        </w:p>
        <w:p w:rsidR="00C233B5" w:rsidP="00C233B5">
          <w:pPr>
            <w:spacing w:line="360" w:lineRule="auto"/>
            <w:ind w:firstLine="420" w:firstLineChars="200"/>
            <w:rPr>
              <w:rFonts w:ascii="宋体" w:hAnsi="宋体" w:cs="宋体" w:hint="eastAsia"/>
              <w:sz w:val="24"/>
            </w:rPr>
          </w:pPr>
          <w:r>
            <w:rPr>
              <w:rFonts w:hint="eastAsia"/>
            </w:rPr>
            <w:t>（</w:t>
          </w:r>
          <w:r>
            <w:t>4</w:t>
          </w:r>
          <w:r>
            <w:rPr>
              <w:rFonts w:hint="eastAsia"/>
            </w:rPr>
            <w:t>）与出卖人签署面积误差结算协议，完成面积差价款的结算、支付。</w:t>
          </w:r>
        </w:p>
        <w:p w:rsidR="00C233B5" w:rsidP="00C233B5">
          <w:pPr>
            <w:spacing w:line="360" w:lineRule="auto"/>
            <w:ind w:firstLine="420" w:firstLineChars="200"/>
            <w:rPr>
              <w:rFonts w:ascii="宋体" w:hAnsi="宋体" w:cs="宋体" w:hint="eastAsia"/>
              <w:sz w:val="24"/>
            </w:rPr>
          </w:pPr>
          <w:r>
            <w:rPr>
              <w:rFonts w:hint="eastAsia"/>
            </w:rPr>
            <w:t>（</w:t>
          </w:r>
          <w:r>
            <w:t>5</w:t>
          </w:r>
          <w:r>
            <w:rPr>
              <w:rFonts w:hint="eastAsia"/>
            </w:rPr>
            <w:t>）办理与物业服务有关手续，包括签署出卖人及</w:t>
          </w:r>
          <w:r>
            <w:t>/</w:t>
          </w:r>
          <w:r>
            <w:rPr>
              <w:rFonts w:hint="eastAsia"/>
            </w:rPr>
            <w:t>或物业服务企业要求的文件，提供所需资料，缴纳物业服务费、缴纳其他与物业服务有关的全部费用。</w:t>
          </w:r>
        </w:p>
        <w:p w:rsidR="00C233B5" w:rsidP="00C233B5">
          <w:pPr>
            <w:spacing w:line="360" w:lineRule="auto"/>
            <w:ind w:firstLine="420" w:firstLineChars="200"/>
            <w:rPr>
              <w:rFonts w:ascii="宋体" w:hAnsi="宋体" w:cs="宋体" w:hint="eastAsia"/>
              <w:sz w:val="24"/>
            </w:rPr>
          </w:pPr>
          <w:r>
            <w:rPr>
              <w:rFonts w:hint="eastAsia"/>
            </w:rPr>
            <w:t>（</w:t>
          </w:r>
          <w:r>
            <w:t>6</w:t>
          </w:r>
          <w:r>
            <w:rPr>
              <w:rFonts w:hint="eastAsia"/>
            </w:rPr>
            <w:t>）贷款客户或其他选择委托出卖人或出卖人指定机构申请办理该商品房不动产转移登记手续的客户，还需完成下述手续：</w:t>
          </w:r>
          <w:r>
            <w:rPr>
              <w:rFonts w:hint="eastAsia"/>
            </w:rPr>
            <w:t>①</w:t>
          </w:r>
          <w:r>
            <w:rPr>
              <w:rFonts w:hint="eastAsia"/>
            </w:rPr>
            <w:t>办理不动产转移登记有关的委托手续，提供所需资料，包括经公证</w:t>
          </w:r>
          <w:r>
            <w:t>(</w:t>
          </w:r>
          <w:r>
            <w:rPr>
              <w:rFonts w:hint="eastAsia"/>
            </w:rPr>
            <w:t>如需</w:t>
          </w:r>
          <w:r>
            <w:t>)</w:t>
          </w:r>
          <w:r>
            <w:rPr>
              <w:rFonts w:hint="eastAsia"/>
            </w:rPr>
            <w:t>的代办不动产转移登记的授权委托书，并签署委托代办不动产转移登记的相关文件；</w:t>
          </w:r>
          <w:r>
            <w:rPr>
              <w:rFonts w:hint="eastAsia"/>
            </w:rPr>
            <w:t>②</w:t>
          </w:r>
          <w:r>
            <w:rPr>
              <w:rFonts w:hint="eastAsia"/>
            </w:rPr>
            <w:t>买受人须事先完成契税缴纳并提供缴费凭证；</w:t>
          </w:r>
          <w:r>
            <w:rPr>
              <w:rFonts w:hint="eastAsia"/>
            </w:rPr>
            <w:t>③</w:t>
          </w:r>
          <w:r>
            <w:rPr>
              <w:rFonts w:hint="eastAsia"/>
            </w:rPr>
            <w:t>缴纳办理不动产转移登记有关费用，包括但不限于专项维修资金（买受人如已自行缴纳的，应提供缴费凭证）、产权登记费、房屋产权证工本费（如有）、产权证印花税（如有）、产权转移登记代办费（如有）等。</w:t>
          </w:r>
        </w:p>
        <w:p w:rsidR="00C233B5" w:rsidP="00C233B5">
          <w:pPr>
            <w:spacing w:line="360" w:lineRule="auto"/>
            <w:ind w:firstLine="420" w:firstLineChars="200"/>
            <w:rPr>
              <w:rFonts w:ascii="宋体" w:hAnsi="宋体" w:cs="宋体" w:hint="eastAsia"/>
              <w:sz w:val="24"/>
            </w:rPr>
          </w:pPr>
          <w:r>
            <w:rPr>
              <w:rFonts w:hint="eastAsia"/>
            </w:rPr>
            <w:t>（</w:t>
          </w:r>
          <w:r>
            <w:t>7</w:t>
          </w:r>
          <w:r>
            <w:rPr>
              <w:rFonts w:hint="eastAsia"/>
            </w:rPr>
            <w:t>）如果买受人逾期办理商品房交接手续，买受人应向出卖人付清由此产生的违约金及空置房费用（包括物业费用及其他应由业主承担费用等）。</w:t>
          </w:r>
        </w:p>
        <w:p w:rsidR="00C233B5" w:rsidP="00C233B5">
          <w:pPr>
            <w:spacing w:line="360" w:lineRule="auto"/>
            <w:ind w:firstLine="420" w:firstLineChars="200"/>
            <w:rPr>
              <w:rFonts w:ascii="宋体" w:hAnsi="宋体" w:cs="宋体" w:hint="eastAsia"/>
              <w:sz w:val="24"/>
            </w:rPr>
          </w:pPr>
          <w:r>
            <w:rPr>
              <w:rFonts w:hint="eastAsia"/>
            </w:rPr>
            <w:t>（</w:t>
          </w:r>
          <w:r>
            <w:t>8</w:t>
          </w:r>
          <w:r>
            <w:rPr>
              <w:rFonts w:hint="eastAsia"/>
            </w:rPr>
            <w:t>）主合同约定的房价款不包括有线电视、电话</w:t>
          </w:r>
          <w:r>
            <w:t>/</w:t>
          </w:r>
          <w:r>
            <w:rPr>
              <w:rFonts w:hint="eastAsia"/>
            </w:rPr>
            <w:t>网络开通等与房屋及设备设施使用相关的费用，该等费用由买受人自行承担，买受人须按照出卖人通知或交房流程中所示的付款时间缴纳相关费用。</w:t>
          </w:r>
        </w:p>
        <w:p w:rsidR="00C233B5" w:rsidP="00C233B5">
          <w:pPr>
            <w:spacing w:line="360" w:lineRule="auto"/>
            <w:ind w:firstLine="420" w:firstLineChars="200"/>
            <w:rPr>
              <w:rFonts w:ascii="宋体" w:hAnsi="宋体" w:cs="宋体" w:hint="eastAsia"/>
              <w:sz w:val="24"/>
            </w:rPr>
          </w:pPr>
          <w:r>
            <w:rPr>
              <w:rFonts w:hint="eastAsia"/>
            </w:rPr>
            <w:t>（</w:t>
          </w:r>
          <w:r>
            <w:t>9</w:t>
          </w:r>
          <w:r>
            <w:rPr>
              <w:rFonts w:hint="eastAsia"/>
            </w:rPr>
            <w:t>）办理及缴纳其它根据交付通知书和交房流程要求的手续及相关费用。</w:t>
          </w:r>
        </w:p>
        <w:p w:rsidR="00C233B5" w:rsidP="00C233B5">
          <w:pPr>
            <w:spacing w:line="360" w:lineRule="auto"/>
            <w:ind w:firstLine="420" w:firstLineChars="200"/>
            <w:rPr>
              <w:rFonts w:ascii="宋体" w:hAnsi="宋体" w:cs="宋体" w:hint="eastAsia"/>
              <w:sz w:val="24"/>
            </w:rPr>
          </w:pPr>
          <w:r>
            <w:t>6</w:t>
          </w:r>
          <w:r>
            <w:rPr>
              <w:rFonts w:hint="eastAsia"/>
            </w:rPr>
            <w:t>、如因出卖人的原因延期交房的，出卖人应当在主合同约定的交付日前</w:t>
          </w:r>
          <w:r>
            <w:t>15</w:t>
          </w:r>
          <w:r>
            <w:rPr>
              <w:rFonts w:hint="eastAsia"/>
            </w:rPr>
            <w:t>日内向买受人发出书面通知，实际交付日以通知的房屋交接期限届满之日为准，出卖人按照约定承担逾期交房的违约责任，除此之外，出卖人不承担其他的违约及</w:t>
          </w:r>
          <w:r>
            <w:t>/</w:t>
          </w:r>
          <w:r>
            <w:rPr>
              <w:rFonts w:hint="eastAsia"/>
            </w:rPr>
            <w:t>或赔偿责任。</w:t>
          </w:r>
        </w:p>
        <w:p w:rsidR="00C233B5" w:rsidP="00C233B5">
          <w:pPr>
            <w:spacing w:line="360" w:lineRule="auto"/>
            <w:ind w:firstLine="420" w:firstLineChars="200"/>
            <w:rPr>
              <w:rFonts w:ascii="宋体" w:hAnsi="宋体" w:cs="宋体" w:hint="eastAsia"/>
              <w:sz w:val="24"/>
            </w:rPr>
          </w:pPr>
          <w:r>
            <w:t>7</w:t>
          </w:r>
          <w:r>
            <w:rPr>
              <w:rFonts w:hint="eastAsia"/>
            </w:rPr>
            <w:t>、如买受人未按本条约定办理并完成房屋交接手续，签署商品房交接单，或因其他买受人的原因导致买受人未在交付通知书所载明的交接期限届满前办理房屋交接手续，签署商品房交接单的，则自出卖人发出的交付通知书中记载的交接期限届满之日起，买受人应按日向出卖人支付该商品房房价款总额的万分之二的违约金，至实际办理该商品房交接手续当日止。若自上述交付通知书中记载的交接期限或合同约定的交付期限（以两者较早的时间为准）届满之日满</w:t>
          </w:r>
          <w:r>
            <w:t>6</w:t>
          </w:r>
          <w:r>
            <w:rPr>
              <w:rFonts w:hint="eastAsia"/>
            </w:rPr>
            <w:t>个月买受人仍未收房的，出卖人有权解除合同，买受人需向出卖人支付该商品房总价款</w:t>
          </w:r>
          <w:r>
            <w:t>10%</w:t>
          </w:r>
          <w:r>
            <w:rPr>
              <w:rFonts w:hint="eastAsia"/>
            </w:rPr>
            <w:t>的违约金。若出卖人不解除合同的，则自出卖人发出的交付通知书中记载的交接期限届满之日起，买受人应按日向出卖人支付该商品房房价款总额的万分之三的违约金。</w:t>
          </w:r>
        </w:p>
        <w:p w:rsidR="00C233B5" w:rsidP="00C233B5">
          <w:pPr>
            <w:spacing w:line="360" w:lineRule="auto"/>
            <w:ind w:firstLine="420"/>
            <w:rPr>
              <w:rFonts w:ascii="宋体" w:hAnsi="宋体" w:cs="宋体" w:hint="eastAsia"/>
              <w:sz w:val="24"/>
            </w:rPr>
          </w:pPr>
          <w:r>
            <w:rPr>
              <w:rFonts w:hint="eastAsia"/>
            </w:rPr>
            <w:t>八、关于商品房质量及保修责任</w:t>
          </w:r>
        </w:p>
        <w:p w:rsidR="00C233B5" w:rsidP="00C233B5">
          <w:pPr>
            <w:spacing w:line="360" w:lineRule="auto"/>
            <w:ind w:firstLine="420" w:firstLineChars="200"/>
            <w:rPr>
              <w:rFonts w:ascii="宋体" w:hAnsi="宋体" w:cs="宋体" w:hint="eastAsia"/>
              <w:sz w:val="24"/>
            </w:rPr>
          </w:pPr>
          <w:r>
            <w:t>1</w:t>
          </w:r>
          <w:r>
            <w:rPr>
              <w:rFonts w:hint="eastAsia"/>
            </w:rPr>
            <w:t>、发现除地基基础和主体结构以外的其他质量问题的，或者该商品房使用的建筑材料、构配件和设备，装置、装修、装饰所用材料的产品质量不符合国家的强制性标准及双方约定的标准，出卖人应在双方确认之日起的合理期限内进行修理，但不影响双方在交房日办理房屋交接手续，买受人不得以此为由拒绝接受该商品房。修理后该部位仍无法正常使用或无法修理的，出卖人应采用更换该不符合质量要求的部品、部件、材料的方式处理，对因办理政府批准手续、替换材料、订货、加工周期等原因无法及时完成的，则顺延完成期限。出卖人未能按照承诺的时限完成修理、更换的，则出卖人每日应向买受人按已付房款的万分之零点一支付违约金，买受人不得以影响入住及居住为由，向出卖人提出其他补偿</w:t>
          </w:r>
          <w:r>
            <w:t>/</w:t>
          </w:r>
          <w:r>
            <w:rPr>
              <w:rFonts w:hint="eastAsia"/>
            </w:rPr>
            <w:t>赔偿要求。</w:t>
          </w:r>
        </w:p>
        <w:p w:rsidR="00C233B5" w:rsidP="00C233B5">
          <w:pPr>
            <w:spacing w:line="360" w:lineRule="auto"/>
            <w:ind w:firstLine="420" w:firstLineChars="200"/>
            <w:rPr>
              <w:rFonts w:ascii="宋体" w:hAnsi="宋体" w:cs="宋体" w:hint="eastAsia"/>
              <w:sz w:val="24"/>
            </w:rPr>
          </w:pPr>
          <w:r>
            <w:t>2</w:t>
          </w:r>
          <w:r>
            <w:rPr>
              <w:rFonts w:hint="eastAsia"/>
            </w:rPr>
            <w:t>、如附件六所列装饰材料、设施设备及产品的市场供应短缺、资源受限导致品质下降、被垄断或限产或停产以致出卖人遭遇不能采购或采购困难的情况，则出卖人有权在保证品质的前提下采用其他不低于附件六所列房屋质量、设施设备、装饰标准的同档次材料、产品代替，甲乙双方对此均无异议。</w:t>
          </w:r>
        </w:p>
        <w:p w:rsidR="00C233B5" w:rsidP="00C233B5">
          <w:pPr>
            <w:spacing w:line="360" w:lineRule="auto"/>
            <w:ind w:firstLine="420" w:firstLineChars="200"/>
            <w:rPr>
              <w:rFonts w:ascii="宋体" w:hAnsi="宋体" w:cs="宋体" w:hint="eastAsia"/>
              <w:sz w:val="24"/>
            </w:rPr>
          </w:pPr>
          <w:r>
            <w:t>3</w:t>
          </w:r>
          <w:r>
            <w:rPr>
              <w:rFonts w:hint="eastAsia"/>
            </w:rPr>
            <w:t>、买受人以房屋质量（含空气质量等）问题向出卖人主张责任的，应当提供有资质的检测机构出具的相应检测项目质量不合格的鉴定文件，否则出卖人有权不予受理。</w:t>
          </w:r>
        </w:p>
        <w:p w:rsidR="00C233B5" w:rsidP="00C233B5">
          <w:pPr>
            <w:spacing w:line="360" w:lineRule="auto"/>
            <w:ind w:firstLine="420" w:firstLineChars="200"/>
            <w:rPr>
              <w:rFonts w:ascii="宋体" w:hAnsi="宋体" w:cs="宋体" w:hint="eastAsia"/>
              <w:sz w:val="24"/>
            </w:rPr>
          </w:pPr>
          <w:r>
            <w:t>4</w:t>
          </w:r>
          <w:r>
            <w:rPr>
              <w:rFonts w:hint="eastAsia"/>
            </w:rPr>
            <w:t>、主合同及本补充协议所称</w:t>
          </w:r>
          <w:r>
            <w:rPr>
              <w:rFonts w:hint="eastAsia"/>
            </w:rPr>
            <w:t>“</w:t>
          </w:r>
          <w:r>
            <w:rPr>
              <w:rFonts w:hint="eastAsia"/>
            </w:rPr>
            <w:t>严重影响正常使用</w:t>
          </w:r>
          <w:r>
            <w:rPr>
              <w:rFonts w:hint="eastAsia"/>
            </w:rPr>
            <w:t>”</w:t>
          </w:r>
          <w:r>
            <w:rPr>
              <w:rFonts w:hint="eastAsia"/>
            </w:rPr>
            <w:t>是指房屋存在安全隐患或者严重功能缺陷经多次维修、更换等整改措施不能解决的情形。</w:t>
          </w:r>
          <w:r>
            <w:t xml:space="preserve"> </w:t>
          </w:r>
        </w:p>
        <w:p w:rsidR="00C233B5" w:rsidP="00C233B5">
          <w:pPr>
            <w:spacing w:line="360" w:lineRule="auto"/>
            <w:ind w:firstLine="420" w:firstLineChars="200"/>
            <w:rPr>
              <w:rFonts w:ascii="宋体" w:hAnsi="宋体" w:cs="宋体" w:hint="eastAsia"/>
              <w:sz w:val="24"/>
            </w:rPr>
          </w:pPr>
          <w:r>
            <w:t>5</w:t>
          </w:r>
          <w:r>
            <w:rPr>
              <w:rFonts w:hint="eastAsia"/>
            </w:rPr>
            <w:t>、对保修责任的补充约定</w:t>
          </w:r>
        </w:p>
        <w:p w:rsidR="00C233B5" w:rsidP="00C233B5">
          <w:pPr>
            <w:spacing w:line="360" w:lineRule="auto"/>
            <w:ind w:firstLine="420" w:firstLineChars="200"/>
            <w:rPr>
              <w:rFonts w:ascii="宋体" w:hAnsi="宋体" w:cs="宋体" w:hint="eastAsia"/>
              <w:sz w:val="24"/>
            </w:rPr>
          </w:pPr>
          <w:r>
            <w:rPr>
              <w:rFonts w:hint="eastAsia"/>
            </w:rPr>
            <w:t>（</w:t>
          </w:r>
          <w:r>
            <w:t>1</w:t>
          </w:r>
          <w:r>
            <w:rPr>
              <w:rFonts w:hint="eastAsia"/>
            </w:rPr>
            <w:t>）该房屋交付后，买受人应当妥善使用该房屋。买受人改动的设备设施，以及因买受人使用、保养、维护、装修不当而造成的设备设施损坏，出卖人不负有保修责任。由于楼房各项设施及各结构部位为统一整体，买受人违反《临时管理规约》私自对该房屋或设施设备进行维修、拆改、改修、扩建、新建等行为，出卖人不承担保修义务，买受人还须自行承担因此给他方造成的损失。</w:t>
          </w:r>
        </w:p>
        <w:p w:rsidR="00C233B5" w:rsidP="00C233B5">
          <w:pPr>
            <w:spacing w:line="360" w:lineRule="auto"/>
            <w:ind w:firstLine="420" w:firstLineChars="200"/>
            <w:rPr>
              <w:rFonts w:ascii="宋体" w:hAnsi="宋体" w:cs="宋体" w:hint="eastAsia"/>
              <w:sz w:val="24"/>
            </w:rPr>
          </w:pPr>
          <w:r>
            <w:rPr>
              <w:rFonts w:hint="eastAsia"/>
            </w:rPr>
            <w:t>（</w:t>
          </w:r>
          <w:r>
            <w:t>2</w:t>
          </w:r>
          <w:r>
            <w:rPr>
              <w:rFonts w:hint="eastAsia"/>
            </w:rPr>
            <w:t>）买受人如果自行或委托其他单位或个人对其所购买的该房屋进行改造、装修等任何形式的安装或施工工程，买受人应当自行承担其全部质量责任，如果因此给出卖人对其他业主实施保修和维护造成困难的，买受人有义务配合解决，如果给出卖人或第三方造成损失的，应当承担赔偿责任。</w:t>
          </w:r>
        </w:p>
        <w:p w:rsidR="00C233B5" w:rsidP="00C233B5">
          <w:pPr>
            <w:spacing w:line="360" w:lineRule="auto"/>
            <w:ind w:firstLine="420" w:firstLineChars="200"/>
            <w:rPr>
              <w:rFonts w:ascii="宋体" w:hAnsi="宋体" w:cs="宋体" w:hint="eastAsia"/>
              <w:sz w:val="24"/>
            </w:rPr>
          </w:pPr>
          <w:r>
            <w:rPr>
              <w:rFonts w:hint="eastAsia"/>
            </w:rPr>
            <w:t>（</w:t>
          </w:r>
          <w:r>
            <w:t>3</w:t>
          </w:r>
          <w:r>
            <w:rPr>
              <w:rFonts w:hint="eastAsia"/>
            </w:rPr>
            <w:t>）主合同约定的保修期限届满后，出卖人不再承担保修义务，买受人可委托物业公司进行维修、更换，相关费用由买受人承担。</w:t>
          </w:r>
        </w:p>
        <w:p w:rsidR="00C233B5" w:rsidP="00C233B5">
          <w:pPr>
            <w:spacing w:line="360" w:lineRule="auto"/>
            <w:ind w:firstLine="420" w:firstLineChars="200"/>
            <w:rPr>
              <w:rFonts w:ascii="宋体" w:hAnsi="宋体" w:cs="宋体" w:hint="eastAsia"/>
              <w:sz w:val="24"/>
            </w:rPr>
          </w:pPr>
          <w:r>
            <w:rPr>
              <w:rFonts w:hint="eastAsia"/>
            </w:rPr>
            <w:t>（</w:t>
          </w:r>
          <w:r>
            <w:t>4</w:t>
          </w:r>
          <w:r>
            <w:rPr>
              <w:rFonts w:hint="eastAsia"/>
            </w:rPr>
            <w:t>）出卖人需使用该商品房空间对该商品房相邻的房屋或公共部位或设施设备进行维修、维护时，买受人应当履行协助出卖人保修的义务，提供必要的协助和便利，如买受人不提供便利或拒不协助的，因此对相邻的房屋或公共部位及设施设备以及对其他权利人造成的损失由买受人承担赔偿责任。</w:t>
          </w:r>
        </w:p>
        <w:p w:rsidR="00C233B5" w:rsidP="00C233B5">
          <w:pPr>
            <w:spacing w:line="360" w:lineRule="auto"/>
            <w:ind w:firstLine="420" w:firstLineChars="200"/>
            <w:rPr>
              <w:rFonts w:ascii="宋体" w:hAnsi="宋体" w:cs="宋体" w:hint="eastAsia"/>
              <w:sz w:val="24"/>
            </w:rPr>
          </w:pPr>
          <w:r>
            <w:rPr>
              <w:rFonts w:hint="eastAsia"/>
            </w:rPr>
            <w:t>（</w:t>
          </w:r>
          <w:r>
            <w:t>5</w:t>
          </w:r>
          <w:r>
            <w:rPr>
              <w:rFonts w:hint="eastAsia"/>
            </w:rPr>
            <w:t>）自房屋交付之日起，买受人可按有关规定要求出卖人对房屋进行保修，但属下列情况的，出卖人不予保修：</w:t>
          </w:r>
          <w:r>
            <w:rPr>
              <w:rFonts w:hint="eastAsia"/>
            </w:rPr>
            <w:t>①</w:t>
          </w:r>
          <w:r>
            <w:rPr>
              <w:rFonts w:hint="eastAsia"/>
            </w:rPr>
            <w:t>因不可抗力等不可归责于出卖人责任的原因而引起的任何损坏情况；</w:t>
          </w:r>
          <w:r>
            <w:rPr>
              <w:rFonts w:hint="eastAsia"/>
            </w:rPr>
            <w:t>②</w:t>
          </w:r>
          <w:r>
            <w:rPr>
              <w:rFonts w:hint="eastAsia"/>
            </w:rPr>
            <w:t>因买受人或买受人许可的第三人违反使用说明或其他相关规定擅自改动设备、设施及</w:t>
          </w:r>
          <w:r>
            <w:t>/</w:t>
          </w:r>
          <w:r>
            <w:rPr>
              <w:rFonts w:hint="eastAsia"/>
            </w:rPr>
            <w:t>或因改动而损坏的项目；</w:t>
          </w:r>
          <w:r>
            <w:rPr>
              <w:rFonts w:hint="eastAsia"/>
            </w:rPr>
            <w:t>③</w:t>
          </w:r>
          <w:r>
            <w:rPr>
              <w:rFonts w:hint="eastAsia"/>
            </w:rPr>
            <w:t>因出卖人以外的任何第三人造成的任何损坏；</w:t>
          </w:r>
          <w:r>
            <w:rPr>
              <w:rFonts w:hint="eastAsia"/>
            </w:rPr>
            <w:t>④</w:t>
          </w:r>
          <w:r>
            <w:rPr>
              <w:rFonts w:hint="eastAsia"/>
            </w:rPr>
            <w:t>其它因买受人保养、维护不善而造成的设备失灵、损坏；</w:t>
          </w:r>
          <w:r>
            <w:rPr>
              <w:rFonts w:hint="eastAsia"/>
            </w:rPr>
            <w:t>⑤</w:t>
          </w:r>
          <w:r>
            <w:rPr>
              <w:rFonts w:hint="eastAsia"/>
            </w:rPr>
            <w:t>买受人自行安装的各类系统和设备及买受人自行装修的项目；</w:t>
          </w:r>
          <w:r>
            <w:rPr>
              <w:rFonts w:hint="eastAsia"/>
            </w:rPr>
            <w:t>⑥</w:t>
          </w:r>
          <w:r>
            <w:rPr>
              <w:rFonts w:hint="eastAsia"/>
            </w:rPr>
            <w:t>发生需维修的事宜后，买受人无正当理由不及时提供必要的配合，导致出卖人整改行为无法及时实施和完成。</w:t>
          </w:r>
        </w:p>
        <w:p w:rsidR="00C233B5" w:rsidP="00C233B5">
          <w:pPr>
            <w:spacing w:line="360" w:lineRule="auto"/>
            <w:ind w:firstLine="420" w:firstLineChars="200"/>
            <w:rPr>
              <w:rFonts w:ascii="宋体" w:hAnsi="宋体" w:cs="宋体" w:hint="eastAsia"/>
              <w:sz w:val="24"/>
            </w:rPr>
          </w:pPr>
          <w:r>
            <w:rPr>
              <w:rFonts w:hint="eastAsia"/>
            </w:rPr>
            <w:t>该商品房在保修期内发现属于保修责任范围内的质量问题的，出卖人应按照约定负责免费修复，但保修期限并不因此延长或重新计算，除对质量问题进行免费修复之外，买受人无权要求出卖人对其他间接损失给予任何经济补偿</w:t>
          </w:r>
          <w:r>
            <w:t>/</w:t>
          </w:r>
          <w:r>
            <w:rPr>
              <w:rFonts w:hint="eastAsia"/>
            </w:rPr>
            <w:t>赔偿。</w:t>
          </w:r>
        </w:p>
        <w:p w:rsidR="00C233B5" w:rsidP="00C233B5">
          <w:pPr>
            <w:spacing w:line="360" w:lineRule="auto"/>
            <w:rPr>
              <w:rFonts w:ascii="宋体" w:hAnsi="宋体" w:cs="宋体" w:hint="eastAsia"/>
              <w:b/>
              <w:bCs/>
              <w:sz w:val="24"/>
            </w:rPr>
          </w:pPr>
          <w:r>
            <w:rPr>
              <w:rFonts w:hint="eastAsia"/>
            </w:rPr>
            <w:t>九、关于合同备案与不动产登记的补充约定</w:t>
          </w:r>
        </w:p>
        <w:p w:rsidR="00C233B5" w:rsidP="00C233B5">
          <w:pPr>
            <w:spacing w:line="360" w:lineRule="auto"/>
            <w:ind w:firstLine="420" w:firstLineChars="200"/>
            <w:rPr>
              <w:rFonts w:ascii="宋体" w:hAnsi="宋体" w:cs="宋体" w:hint="eastAsia"/>
              <w:sz w:val="24"/>
            </w:rPr>
          </w:pPr>
          <w:r>
            <w:t>1</w:t>
          </w:r>
          <w:r>
            <w:rPr>
              <w:rFonts w:hint="eastAsia"/>
            </w:rPr>
            <w:t>、买受人采取贷款付款方式的，买受人不可撤销地委托出卖人办理房屋不动产转移登记手续，向出卖人出具相关授权委托书</w:t>
          </w:r>
          <w:r>
            <w:t>(</w:t>
          </w:r>
          <w:r>
            <w:rPr>
              <w:rFonts w:hint="eastAsia"/>
            </w:rPr>
            <w:t>此委托不可撤销</w:t>
          </w:r>
          <w:r>
            <w:t>)</w:t>
          </w:r>
          <w:r>
            <w:rPr>
              <w:rFonts w:hint="eastAsia"/>
            </w:rPr>
            <w:t>，且买受人应将所有相关证件及资料交由出卖人收持，并协助出卖人交于贷款银行办理抵押手续。因银行办理抵押登记而使买受人不能在合同约定的时间内取得不动产权证书的，出卖人不承担违约责任。</w:t>
          </w:r>
        </w:p>
        <w:p w:rsidR="00C233B5" w:rsidP="00C233B5">
          <w:pPr>
            <w:spacing w:line="360" w:lineRule="auto"/>
            <w:ind w:firstLine="420" w:firstLineChars="200"/>
            <w:rPr>
              <w:rFonts w:ascii="宋体" w:hAnsi="宋体" w:cs="宋体" w:hint="eastAsia"/>
              <w:sz w:val="24"/>
            </w:rPr>
          </w:pPr>
          <w:r>
            <w:t>2</w:t>
          </w:r>
          <w:r>
            <w:rPr>
              <w:rFonts w:hint="eastAsia"/>
            </w:rPr>
            <w:t>、如买受人采取一次性付款或分期付款等非银行贷款方式支付房价款的，除买受人委托出卖人办理不动产转移登记手续且出卖人同意接受委托的外，买受人应自行缴纳相关税费并到不动产权属登记部门申请办理该商品房不动产转移登记手续，对此出卖人根据买受人书面通知予以必要的配合、协助，如买受人未及时自行办理或书面通知出卖人配合，出卖人不承担登记手续延迟的任何责任。</w:t>
          </w:r>
        </w:p>
        <w:p w:rsidR="00C233B5" w:rsidP="00C233B5">
          <w:pPr>
            <w:spacing w:line="360" w:lineRule="auto"/>
            <w:ind w:firstLine="420" w:firstLineChars="200"/>
            <w:rPr>
              <w:rFonts w:ascii="宋体" w:hAnsi="宋体" w:cs="宋体" w:hint="eastAsia"/>
              <w:sz w:val="24"/>
            </w:rPr>
          </w:pPr>
          <w:r>
            <w:t>3</w:t>
          </w:r>
          <w:r>
            <w:rPr>
              <w:rFonts w:hint="eastAsia"/>
            </w:rPr>
            <w:t>、以贷款方式支付房价款的买受人或者委托出卖人办理该商品房不动产转移登记的其他买受人，须在交付日前，向出卖人提供完毕办理该商品房不动产转移登记所需的税费</w:t>
          </w:r>
          <w:r>
            <w:t>(</w:t>
          </w:r>
          <w:r>
            <w:rPr>
              <w:rFonts w:hint="eastAsia"/>
            </w:rPr>
            <w:t>出卖人无任何垫付义务</w:t>
          </w:r>
          <w:r>
            <w:t>)</w:t>
          </w:r>
          <w:r>
            <w:rPr>
              <w:rFonts w:hint="eastAsia"/>
            </w:rPr>
            <w:t>、文件及材料，否则合同约定的办理该商品房不动产转移登记的时间相应顺延。出卖人办理该商品房不动产转移登记时，买受人提交的资料、费用不符合有关规定及</w:t>
          </w:r>
          <w:r>
            <w:t>/</w:t>
          </w:r>
          <w:r>
            <w:rPr>
              <w:rFonts w:hint="eastAsia"/>
            </w:rPr>
            <w:t>或已过期及</w:t>
          </w:r>
          <w:r>
            <w:t>/</w:t>
          </w:r>
          <w:r>
            <w:rPr>
              <w:rFonts w:hint="eastAsia"/>
            </w:rPr>
            <w:t>或需要补充的，买受人同意无条件按照届时的政策及相关要求执行且不得因此向出卖人提出任何补偿、赔偿要求及其他权利主张，买受人应在接到出卖人通知后</w:t>
          </w:r>
          <w:r>
            <w:t>7</w:t>
          </w:r>
          <w:r>
            <w:rPr>
              <w:rFonts w:hint="eastAsia"/>
            </w:rPr>
            <w:t>日内及时补签有关文件，及</w:t>
          </w:r>
          <w:r>
            <w:t>/</w:t>
          </w:r>
          <w:r>
            <w:rPr>
              <w:rFonts w:hint="eastAsia"/>
            </w:rPr>
            <w:t>或提供所需文件资料，及</w:t>
          </w:r>
          <w:r>
            <w:t>/</w:t>
          </w:r>
          <w:r>
            <w:rPr>
              <w:rFonts w:hint="eastAsia"/>
            </w:rPr>
            <w:t>或缴纳相关费用。否则，由此导致的该商品房不动产转移登记逾期办理之责任由买受人承担。</w:t>
          </w:r>
        </w:p>
        <w:p w:rsidR="00C233B5" w:rsidP="00C233B5">
          <w:pPr>
            <w:spacing w:line="360" w:lineRule="auto"/>
            <w:ind w:firstLine="420" w:firstLineChars="200"/>
            <w:rPr>
              <w:rFonts w:ascii="宋体" w:hAnsi="宋体" w:cs="宋体" w:hint="eastAsia"/>
              <w:sz w:val="24"/>
            </w:rPr>
          </w:pPr>
          <w:r>
            <w:t>4</w:t>
          </w:r>
          <w:r>
            <w:rPr>
              <w:rFonts w:hint="eastAsia"/>
            </w:rPr>
            <w:t>、如买受人未及时付清合同约定的全部房价款</w:t>
          </w:r>
          <w:r>
            <w:t>(</w:t>
          </w:r>
          <w:r>
            <w:rPr>
              <w:rFonts w:hint="eastAsia"/>
            </w:rPr>
            <w:t>含面积补差款及其他买受人应向出卖人支付的款项</w:t>
          </w:r>
          <w:r>
            <w:t>)</w:t>
          </w:r>
          <w:r>
            <w:rPr>
              <w:rFonts w:hint="eastAsia"/>
            </w:rPr>
            <w:t>以及法律、法规、政策规定应缴纳的相关费用或者未及时提供规定所需的资料等，或者买受人逾期偿还贷款导致（或可能导致）出卖人承担担保责任的，出卖人有权不按合同约定时间办理或协助买受人办理不动产登记相关手续且不承担任何违约责任。</w:t>
          </w:r>
        </w:p>
        <w:p w:rsidR="00C233B5" w:rsidP="00C233B5">
          <w:pPr>
            <w:spacing w:line="360" w:lineRule="auto"/>
            <w:ind w:firstLine="525" w:firstLineChars="250"/>
            <w:rPr>
              <w:rFonts w:ascii="宋体" w:hAnsi="宋体" w:cs="宋体" w:hint="eastAsia"/>
              <w:sz w:val="24"/>
            </w:rPr>
          </w:pPr>
          <w:r>
            <w:t>5</w:t>
          </w:r>
          <w:r>
            <w:rPr>
              <w:rFonts w:hint="eastAsia"/>
            </w:rPr>
            <w:t>、买受人采取银行贷款方式付款的，因出卖人为买受人向贷款银行提供了阶段性担保，在出卖人向买受人发出可办理不动产转移登记及抵押登记的通知后，买受人应在</w:t>
          </w:r>
          <w:r>
            <w:t>15</w:t>
          </w:r>
          <w:r>
            <w:rPr>
              <w:rFonts w:hint="eastAsia"/>
            </w:rPr>
            <w:t>日内按照通知要求配合提供资料及履行其它必要手续，否则，每逾期一日，买受人应向出卖人支付房价款总额的万分之三的违约金，同时出卖人有权要求买受人赔偿因此遭受的损失及呈请贷款银行作出相应处理，由此导致的买受人个人征信受到影响等关联后果，一切责任均由买受人承担。逾期超过三十日的，出卖人有权解除合同，买受人应按房价款总额的</w:t>
          </w:r>
          <w:r>
            <w:t>10%</w:t>
          </w:r>
          <w:r>
            <w:rPr>
              <w:rFonts w:hint="eastAsia"/>
            </w:rPr>
            <w:t>向出卖人支付违约金。</w:t>
          </w:r>
        </w:p>
        <w:p w:rsidR="00C233B5" w:rsidP="00C233B5">
          <w:pPr>
            <w:spacing w:line="360" w:lineRule="auto"/>
            <w:ind w:firstLine="525" w:firstLineChars="250"/>
            <w:rPr>
              <w:rFonts w:ascii="宋体" w:hAnsi="宋体" w:cs="宋体" w:hint="eastAsia"/>
              <w:sz w:val="24"/>
            </w:rPr>
          </w:pPr>
          <w:r>
            <w:t>6</w:t>
          </w:r>
          <w:r>
            <w:rPr>
              <w:rFonts w:hint="eastAsia"/>
            </w:rPr>
            <w:t>、买受人同意完成该商品房的不动产转移登记的时间指该商品房不动产权证书上记载的该商品房不动产所有权登记日期。在该合同及本补充协议约定的买受人各项义务全部得到适当履行的前提下，若因出卖人单方的责任造成买受人不能如期办理房屋权属证书且在买受人通知的合理期限内未能解决的，双方同意按以下方式处理：逾期在</w:t>
          </w:r>
          <w:r>
            <w:t>365</w:t>
          </w:r>
          <w:r>
            <w:rPr>
              <w:rFonts w:hint="eastAsia"/>
            </w:rPr>
            <w:t>日（含）以内的，出卖人按照买受人已付房价款的</w:t>
          </w:r>
          <w:r>
            <w:t>0.5%</w:t>
          </w:r>
          <w:r>
            <w:rPr>
              <w:rFonts w:hint="eastAsia"/>
            </w:rPr>
            <w:t>向买受人支付违约金，逾期在</w:t>
          </w:r>
          <w:r>
            <w:t>365</w:t>
          </w:r>
          <w:r>
            <w:rPr>
              <w:rFonts w:hint="eastAsia"/>
            </w:rPr>
            <w:t>日以上的，出卖人按照买受人已付房价款的</w:t>
          </w:r>
          <w:r>
            <w:t>1%</w:t>
          </w:r>
          <w:r>
            <w:rPr>
              <w:rFonts w:hint="eastAsia"/>
            </w:rPr>
            <w:t>向买受人支付违约金，合同继续履行。</w:t>
          </w:r>
        </w:p>
        <w:p w:rsidR="00C233B5" w:rsidP="00C233B5">
          <w:pPr>
            <w:spacing w:line="360" w:lineRule="auto"/>
            <w:ind w:firstLine="420" w:firstLineChars="200"/>
            <w:rPr>
              <w:rFonts w:ascii="宋体" w:hAnsi="宋体" w:cs="宋体" w:hint="eastAsia"/>
              <w:sz w:val="24"/>
            </w:rPr>
          </w:pPr>
          <w:r>
            <w:t>7</w:t>
          </w:r>
          <w:r>
            <w:rPr>
              <w:rFonts w:hint="eastAsia"/>
            </w:rPr>
            <w:t>、双方确认，主合同第二十条第（二）款中的</w:t>
          </w:r>
          <w:r>
            <w:rPr>
              <w:rFonts w:hint="eastAsia"/>
            </w:rPr>
            <w:t>“</w:t>
          </w:r>
          <w:r>
            <w:rPr>
              <w:rFonts w:hint="eastAsia"/>
            </w:rPr>
            <w:t>出卖人的原因</w:t>
          </w:r>
          <w:r>
            <w:rPr>
              <w:rFonts w:hint="eastAsia"/>
            </w:rPr>
            <w:t>”</w:t>
          </w:r>
          <w:r>
            <w:rPr>
              <w:rFonts w:hint="eastAsia"/>
            </w:rPr>
            <w:t>仅指如下情形：</w:t>
          </w:r>
        </w:p>
        <w:p w:rsidR="00C233B5" w:rsidP="00C233B5">
          <w:pPr>
            <w:spacing w:line="360" w:lineRule="auto"/>
            <w:ind w:firstLine="420" w:firstLineChars="200"/>
            <w:rPr>
              <w:rFonts w:ascii="宋体" w:hAnsi="宋体" w:cs="宋体" w:hint="eastAsia"/>
              <w:sz w:val="24"/>
            </w:rPr>
          </w:pPr>
          <w:r>
            <w:rPr>
              <w:rFonts w:hint="eastAsia"/>
            </w:rPr>
            <w:t>（</w:t>
          </w:r>
          <w:r>
            <w:t>1</w:t>
          </w:r>
          <w:r>
            <w:rPr>
              <w:rFonts w:hint="eastAsia"/>
            </w:rPr>
            <w:t>）在约定的办理产权登记手续的期限内，出卖人未按不动产权属登记部门的要求提供、备案出卖人的营业执照、有关不动产权证书等应由出卖人提供、备案的资料的；</w:t>
          </w:r>
        </w:p>
        <w:p w:rsidR="00C233B5" w:rsidP="00C233B5">
          <w:pPr>
            <w:spacing w:line="360" w:lineRule="auto"/>
            <w:ind w:firstLine="420" w:firstLineChars="200"/>
            <w:rPr>
              <w:rFonts w:ascii="宋体" w:hAnsi="宋体" w:cs="宋体" w:hint="eastAsia"/>
              <w:sz w:val="24"/>
            </w:rPr>
          </w:pPr>
          <w:r>
            <w:rPr>
              <w:rFonts w:hint="eastAsia"/>
            </w:rPr>
            <w:t>（</w:t>
          </w:r>
          <w:r>
            <w:t>2</w:t>
          </w:r>
          <w:r>
            <w:rPr>
              <w:rFonts w:hint="eastAsia"/>
            </w:rPr>
            <w:t>）在该商品房具备不动产转移登记条件后，买受人向出卖人提出办理该商品房不动产转移登记要求，出卖人未向买受人提供产权证附图、登记表等应由出卖人提供的文件资料的（如买受人未按出卖人通知的时间、要求领取上述资料的，则出卖人不承担任何责任）。</w:t>
          </w:r>
        </w:p>
        <w:p w:rsidR="00C233B5" w:rsidP="00C233B5">
          <w:pPr>
            <w:spacing w:line="360" w:lineRule="auto"/>
            <w:ind w:firstLine="420" w:firstLineChars="200"/>
            <w:rPr>
              <w:rFonts w:ascii="宋体" w:hAnsi="宋体" w:cs="宋体" w:hint="eastAsia"/>
              <w:sz w:val="24"/>
            </w:rPr>
          </w:pPr>
          <w:r>
            <w:rPr>
              <w:rFonts w:hint="eastAsia"/>
            </w:rPr>
            <w:t>除此之外，如因买受人或其他原因导致该商品房不动产转移登记未能在约定的期限办理完毕的，出卖人不承担任何责任。</w:t>
          </w:r>
        </w:p>
        <w:p w:rsidR="00C233B5" w:rsidP="00C233B5">
          <w:pPr>
            <w:spacing w:line="360" w:lineRule="auto"/>
            <w:rPr>
              <w:rFonts w:ascii="宋体" w:hAnsi="宋体" w:cs="宋体" w:hint="eastAsia"/>
              <w:b/>
              <w:bCs/>
              <w:sz w:val="24"/>
            </w:rPr>
          </w:pPr>
          <w:r>
            <w:rPr>
              <w:rFonts w:hint="eastAsia"/>
            </w:rPr>
            <w:t>十、对前期物业服务的补充约定</w:t>
          </w:r>
        </w:p>
        <w:p w:rsidR="00C233B5" w:rsidP="00C233B5">
          <w:pPr>
            <w:spacing w:line="360" w:lineRule="auto"/>
            <w:ind w:firstLine="420" w:firstLineChars="200"/>
            <w:rPr>
              <w:rFonts w:ascii="宋体" w:hAnsi="宋体" w:cs="宋体" w:hint="eastAsia"/>
              <w:sz w:val="24"/>
            </w:rPr>
          </w:pPr>
          <w:r>
            <w:t>1</w:t>
          </w:r>
          <w:r>
            <w:rPr>
              <w:rFonts w:hint="eastAsia"/>
            </w:rPr>
            <w:t>、买受人同意，因该物业管理区域尚未成立业主大会，自该房屋交付日（包括视为交付之日）起，即应接受出卖人选聘的物业服务企业实施物业管理，并遵守业主临时管理规约。</w:t>
          </w:r>
        </w:p>
        <w:p w:rsidR="00C233B5" w:rsidP="00C233B5">
          <w:pPr>
            <w:spacing w:line="360" w:lineRule="auto"/>
            <w:ind w:firstLine="420" w:firstLineChars="200"/>
            <w:rPr>
              <w:rFonts w:ascii="宋体" w:hAnsi="宋体" w:cs="宋体" w:hint="eastAsia"/>
              <w:sz w:val="24"/>
            </w:rPr>
          </w:pPr>
          <w:r>
            <w:t>2</w:t>
          </w:r>
          <w:r>
            <w:rPr>
              <w:rFonts w:hint="eastAsia"/>
            </w:rPr>
            <w:t>、前期物业服务时间从约定的交付日（含按约视为交付之日）起开始到业主大会与其依法选聘的物业服务企业签订物业服务合同生效时止。</w:t>
          </w:r>
        </w:p>
        <w:p w:rsidR="00C233B5" w:rsidP="00C233B5">
          <w:pPr>
            <w:spacing w:line="360" w:lineRule="auto"/>
            <w:ind w:firstLine="420" w:firstLineChars="200"/>
            <w:rPr>
              <w:rFonts w:ascii="宋体" w:hAnsi="宋体" w:cs="宋体" w:hint="eastAsia"/>
              <w:sz w:val="24"/>
            </w:rPr>
          </w:pPr>
          <w:r>
            <w:t>3</w:t>
          </w:r>
          <w:r>
            <w:rPr>
              <w:rFonts w:hint="eastAsia"/>
            </w:rPr>
            <w:t>、为保证车位的正常使用，买受人须与物业服务企业签订相关协议，并根据协议的约定使用车位，不使用自己未取得使用权的车位，同时应按协议约定按时交纳相关费用并自觉遵守协议及物业管理规约。</w:t>
          </w:r>
        </w:p>
        <w:p w:rsidR="00C233B5" w:rsidP="00C233B5">
          <w:pPr>
            <w:spacing w:line="360" w:lineRule="auto"/>
            <w:ind w:firstLine="420" w:firstLineChars="200"/>
            <w:rPr>
              <w:rFonts w:ascii="宋体" w:hAnsi="宋体" w:cs="宋体" w:hint="eastAsia"/>
              <w:sz w:val="24"/>
            </w:rPr>
          </w:pPr>
          <w:r>
            <w:t>4</w:t>
          </w:r>
          <w:r>
            <w:rPr>
              <w:rFonts w:hint="eastAsia"/>
            </w:rPr>
            <w:t>、本小区实行统一管理，买受人确认已详细阅读《前期物业服务合同》和《临时管理规约》，买受人同意按照前述文件的约定交纳物业费及享有权利承担义务。买受人应在办理房屋交付手续时，交纳物业服务费及其他费用，未交纳的按照本补充协议有关房屋交付的约定承担责任。</w:t>
          </w:r>
        </w:p>
        <w:p w:rsidR="00C233B5" w:rsidP="00C233B5">
          <w:pPr>
            <w:spacing w:line="360" w:lineRule="auto"/>
            <w:ind w:firstLine="420" w:firstLineChars="200"/>
            <w:rPr>
              <w:rFonts w:ascii="宋体" w:hAnsi="宋体" w:cs="宋体" w:hint="eastAsia"/>
              <w:sz w:val="24"/>
            </w:rPr>
          </w:pPr>
          <w:r>
            <w:t>5</w:t>
          </w:r>
          <w:r>
            <w:rPr>
              <w:rFonts w:hint="eastAsia"/>
            </w:rPr>
            <w:t>、除物业服务费用外，对于电梯、二次加压水等管理及使用费用等其他物业费用，由物业公司按照有关规定的收费标准进行核算收缴，买受人应按期缴纳。</w:t>
          </w:r>
        </w:p>
        <w:p w:rsidR="00C233B5" w:rsidP="00C233B5">
          <w:pPr>
            <w:spacing w:line="360" w:lineRule="auto"/>
            <w:rPr>
              <w:rFonts w:ascii="宋体" w:hAnsi="宋体" w:cs="宋体" w:hint="eastAsia"/>
              <w:b/>
              <w:bCs/>
              <w:sz w:val="24"/>
            </w:rPr>
          </w:pPr>
          <w:r>
            <w:rPr>
              <w:rFonts w:hint="eastAsia"/>
            </w:rPr>
            <w:t>十一、对建筑物区分所有权及共有共用的补充约定</w:t>
          </w:r>
        </w:p>
        <w:p w:rsidR="00C233B5" w:rsidP="00C233B5">
          <w:pPr>
            <w:spacing w:line="360" w:lineRule="auto"/>
            <w:ind w:firstLine="420" w:firstLineChars="200"/>
            <w:rPr>
              <w:rFonts w:ascii="宋体" w:hAnsi="宋体" w:cs="宋体" w:hint="eastAsia"/>
              <w:sz w:val="24"/>
            </w:rPr>
          </w:pPr>
          <w:r>
            <w:t>1</w:t>
          </w:r>
          <w:r>
            <w:rPr>
              <w:rFonts w:hint="eastAsia"/>
            </w:rPr>
            <w:t>、除按政府有关规定划定不动产权所属外，在本小区内的各楼宇中，凡未计入该房屋共用部位与共用房屋分摊建筑面积的部位、附属建筑物、构筑物或其他房屋（包括但不仅限于楼宇内外的地下车库、商业用房、配套用房、配套公建、设备用房、办公用房等）不随同该房屋转让，其产权均归出卖人所有，出卖人有权自主进行处置、处分、经营、管理和收益，买受人对此无异议。该类房屋中的商业性配套设施将由出卖人或出卖人通过各种方式（包括销售、转让、赠与、出租等）认可的第三人用于包括但不限于金融、商业、餐饮、住宿、娱乐、零售、服务、办公、各类库房等行业的经营，买受人对出卖人基于该等用途的处分、使用、经营、管理和收益无任何异议。</w:t>
          </w:r>
        </w:p>
        <w:p w:rsidR="00C233B5" w:rsidP="00C233B5">
          <w:pPr>
            <w:spacing w:line="360" w:lineRule="auto"/>
            <w:ind w:firstLine="420" w:firstLineChars="200"/>
            <w:rPr>
              <w:rFonts w:ascii="宋体" w:hAnsi="宋体" w:cs="宋体" w:hint="eastAsia"/>
              <w:sz w:val="24"/>
            </w:rPr>
          </w:pPr>
          <w:r>
            <w:t>2</w:t>
          </w:r>
          <w:r>
            <w:rPr>
              <w:rFonts w:hint="eastAsia"/>
            </w:rPr>
            <w:t>、该房屋所在楼栋及命名权、所在小区的命名权均归出卖人所有，出卖人有权在该商品房所在楼栋的屋面、外墙面、广场等业主专有部分以外的公共区域设立本项目相关标志或标识、灯箱、企业及所属集团标识，或者发布与本项目或出卖人有关的其他项目、经营业务的广告或进行此类广告宣传活动。买受人对此不持任何异议，出卖人亦无须向买受人及其他权利人支付任何费用。</w:t>
          </w:r>
        </w:p>
        <w:p w:rsidR="00C233B5" w:rsidP="00C233B5">
          <w:pPr>
            <w:spacing w:line="360" w:lineRule="auto"/>
            <w:ind w:firstLine="420" w:firstLineChars="200"/>
            <w:rPr>
              <w:rFonts w:ascii="宋体" w:hAnsi="宋体" w:cs="宋体" w:hint="eastAsia"/>
              <w:sz w:val="24"/>
            </w:rPr>
          </w:pPr>
          <w:r>
            <w:t>3</w:t>
          </w:r>
          <w:r>
            <w:rPr>
              <w:rFonts w:hint="eastAsia"/>
            </w:rPr>
            <w:t>、买受人对屋面和外墙面的使用必须符合物业服务公司的管理制度和管理规约的约定。</w:t>
          </w:r>
        </w:p>
        <w:p w:rsidR="00C233B5" w:rsidP="00C233B5">
          <w:pPr>
            <w:spacing w:line="360" w:lineRule="auto"/>
            <w:ind w:firstLine="420" w:firstLineChars="200"/>
            <w:rPr>
              <w:rFonts w:ascii="宋体" w:hAnsi="宋体" w:cs="宋体" w:hint="eastAsia"/>
              <w:sz w:val="24"/>
            </w:rPr>
          </w:pPr>
          <w:r>
            <w:t>4</w:t>
          </w:r>
          <w:r>
            <w:rPr>
              <w:rFonts w:hint="eastAsia"/>
            </w:rPr>
            <w:t>、本项目中为包括买受人在内的全体或部分业主服务的共用设备、设施，其运行、维修、养护、管理及更新改造等责任及相关费用，由包括买受人在内全体或部分业主共同承担。</w:t>
          </w:r>
        </w:p>
        <w:p w:rsidR="00C233B5" w:rsidP="00C233B5">
          <w:pPr>
            <w:spacing w:line="360" w:lineRule="auto"/>
            <w:ind w:firstLine="420" w:firstLineChars="200"/>
            <w:rPr>
              <w:rFonts w:ascii="宋体" w:hAnsi="宋体" w:cs="宋体" w:hint="eastAsia"/>
              <w:sz w:val="24"/>
            </w:rPr>
          </w:pPr>
          <w:r>
            <w:t>5</w:t>
          </w:r>
          <w:r>
            <w:rPr>
              <w:rFonts w:hint="eastAsia"/>
            </w:rPr>
            <w:t>、部分房屋附带花园、绿地、庭院、屋面（含楼梯间屋面、电梯间屋面等）、露台、地下室、阁楼、屋（楼）顶、设备间、平台、架空层、室内外可停车部位、部分车位车道等空间、部位（以下统称</w:t>
          </w:r>
          <w:r>
            <w:rPr>
              <w:rFonts w:hint="eastAsia"/>
            </w:rPr>
            <w:t>“</w:t>
          </w:r>
          <w:r>
            <w:rPr>
              <w:rFonts w:hint="eastAsia"/>
            </w:rPr>
            <w:t>特定空间</w:t>
          </w:r>
          <w:r>
            <w:rPr>
              <w:rFonts w:hint="eastAsia"/>
            </w:rPr>
            <w:t>”</w:t>
          </w:r>
          <w:r>
            <w:rPr>
              <w:rFonts w:hint="eastAsia"/>
            </w:rPr>
            <w:t>），购买该房屋的买受人对特定空间享有专有使用权。购买上述房屋的买受人知悉并认可该特定空间可能属于全体或部分业主共有的共用部分、公共区域，其不享有特定空间的所有权，仅享有使用权，并承诺合理使用上述特定空间。其他买受人对特定买受人拥有上述专有使用权没有任何异议，且不主张任何权利，不可撤销地放弃对其他特定买受人享有的出卖人指定的上述特定空间的权利（包括但不限于占有、使用、收益、处分），无权要求出卖人及购买附带特定空间房屋的买受人支付任何费用或作出任何补赔偿。</w:t>
          </w:r>
        </w:p>
        <w:p w:rsidR="00C233B5" w:rsidP="00C233B5">
          <w:pPr>
            <w:spacing w:line="360" w:lineRule="auto"/>
            <w:ind w:firstLine="420" w:firstLineChars="200"/>
            <w:rPr>
              <w:rFonts w:ascii="宋体" w:hAnsi="宋体" w:cs="宋体" w:hint="eastAsia"/>
              <w:sz w:val="24"/>
            </w:rPr>
          </w:pPr>
          <w:r>
            <w:t>6</w:t>
          </w:r>
          <w:r>
            <w:rPr>
              <w:rFonts w:hint="eastAsia"/>
            </w:rPr>
            <w:t>、上述特定空间的面积、附图等信息，无论是否作为合同约定内容，均仅供参考，最终以房屋交付时的现状为准，该特定空间的面积、大小、形状、范围、高差、绿化及装饰装修等的变化对买受人所购房屋的房价款不构成任何影响，出卖人可根据实际情况加以确定，买受人不得以实际交付的特定空间的上述变化或者与附图不一致等为由拒绝收房或向出卖人主张违约或赔偿责任。虽然特定买受人对特定空间享有专有使用权，但不能办理权属登记，买受人对此亦无异议。</w:t>
          </w:r>
        </w:p>
        <w:p w:rsidR="00C233B5" w:rsidP="00C233B5">
          <w:pPr>
            <w:spacing w:line="360" w:lineRule="auto"/>
            <w:ind w:firstLine="420" w:firstLineChars="200"/>
            <w:rPr>
              <w:rFonts w:ascii="宋体" w:hAnsi="宋体" w:cs="宋体" w:hint="eastAsia"/>
              <w:sz w:val="24"/>
            </w:rPr>
          </w:pPr>
          <w:r>
            <w:t>7</w:t>
          </w:r>
          <w:r>
            <w:rPr>
              <w:rFonts w:hint="eastAsia"/>
            </w:rPr>
            <w:t>、特定空间自房屋交付使用后所产生的维修、维护及其费用由享有专有使用权的买受人自行承担，已布置的公共管线、通风口、雨污水检查井等公共设施，买受人不持异议且不得损坏或影响其使用，并应该为公共设施的维修维护提供方便。买受人应保持维护特定空间交付时的原状，不得未经许可擅自改变其形状、大小及用途，不得私搭乱建，不得擅自对花园、绿地进行硬化或开挖，不得私挖地下室，不得擅自封闭，不得擅自改变、移动隔高墙或绿篱，不得放置可能损害建筑物本身的物品，全面遵守物业公司等单位的各项规定。买受人违反上述义务的，均由买受人自行承担全部责任（包括对第三方造成的责任）。</w:t>
          </w:r>
        </w:p>
        <w:p w:rsidR="00C233B5" w:rsidP="00C233B5">
          <w:pPr>
            <w:spacing w:line="360" w:lineRule="auto"/>
            <w:ind w:firstLine="420" w:firstLineChars="200"/>
            <w:rPr>
              <w:rFonts w:ascii="宋体" w:hAnsi="宋体" w:cs="宋体" w:hint="eastAsia"/>
              <w:sz w:val="24"/>
            </w:rPr>
          </w:pPr>
          <w:r>
            <w:t>8</w:t>
          </w:r>
          <w:r>
            <w:rPr>
              <w:rFonts w:hint="eastAsia"/>
            </w:rPr>
            <w:t>、全体买受人同意和认可本项目公共绿地面积计算包含本补充协议约定由出卖人指定特定买受人专有使用的绿地面积，特定买受人应合理使用，不得擅自将绿地改造，因该专有使用人违约而造成绿地面积减少的，由该专有使用人恢复并承担由此引起的一切责任，不视为出卖人责任。</w:t>
          </w:r>
        </w:p>
        <w:p w:rsidR="00C233B5" w:rsidP="00C233B5">
          <w:pPr>
            <w:spacing w:line="360" w:lineRule="auto"/>
            <w:ind w:firstLine="420" w:firstLineChars="200"/>
            <w:rPr>
              <w:rFonts w:ascii="宋体" w:hAnsi="宋体" w:cs="宋体" w:hint="eastAsia"/>
              <w:sz w:val="24"/>
            </w:rPr>
          </w:pPr>
          <w:r>
            <w:t>9</w:t>
          </w:r>
          <w:r>
            <w:rPr>
              <w:rFonts w:hint="eastAsia"/>
            </w:rPr>
            <w:t>、该商品房及附带特定空间内或其周围、地下有可能设置包括但不限于变压器、配电箱、换热站、人防紧急疏散通道、上下水管道、天然气箱及管道、雨污排水管道、电视及通讯管线、管道井等共用设施设备，买受人对此不持异议，并承诺不改变前述共用设施设备在交房时的实际状况，无条件配合出卖人或物业管理公司对前述公共设施的维修、检修工作。</w:t>
          </w:r>
        </w:p>
        <w:p w:rsidR="00C233B5" w:rsidP="00C233B5">
          <w:pPr>
            <w:spacing w:line="360" w:lineRule="auto"/>
            <w:rPr>
              <w:rFonts w:ascii="宋体" w:hAnsi="宋体" w:cs="宋体" w:hint="eastAsia"/>
              <w:b/>
              <w:bCs/>
              <w:sz w:val="24"/>
            </w:rPr>
          </w:pPr>
          <w:r>
            <w:rPr>
              <w:rFonts w:hint="eastAsia"/>
            </w:rPr>
            <w:t>十二、对合同解除及违约责任的补充约定</w:t>
          </w:r>
        </w:p>
        <w:p w:rsidR="00C233B5" w:rsidP="00C233B5">
          <w:pPr>
            <w:spacing w:line="360" w:lineRule="auto"/>
            <w:ind w:firstLine="420" w:firstLineChars="200"/>
            <w:rPr>
              <w:rFonts w:ascii="宋体" w:hAnsi="宋体" w:cs="宋体" w:hint="eastAsia"/>
              <w:sz w:val="24"/>
            </w:rPr>
          </w:pPr>
          <w:r>
            <w:t>1</w:t>
          </w:r>
          <w:r>
            <w:rPr>
              <w:rFonts w:hint="eastAsia"/>
            </w:rPr>
            <w:t>、无论何种原因导致合同解除，自解除该合同的书面通知送达之日起，出卖人即拥有该商品房的所有权利</w:t>
          </w:r>
          <w:r>
            <w:t>(</w:t>
          </w:r>
          <w:r>
            <w:rPr>
              <w:rFonts w:hint="eastAsia"/>
            </w:rPr>
            <w:t>占有、使用、处分、收益等</w:t>
          </w:r>
          <w:r>
            <w:t>)</w:t>
          </w:r>
          <w:r>
            <w:rPr>
              <w:rFonts w:hint="eastAsia"/>
            </w:rPr>
            <w:t>，买受人应按以下约定配合出卖人办理相关手续及承担相关费用</w:t>
          </w:r>
          <w:r>
            <w:t>:</w:t>
          </w:r>
        </w:p>
        <w:p w:rsidR="00C233B5" w:rsidP="00C233B5">
          <w:pPr>
            <w:spacing w:line="360" w:lineRule="auto"/>
            <w:ind w:firstLine="420" w:firstLineChars="200"/>
            <w:rPr>
              <w:rFonts w:ascii="宋体" w:hAnsi="宋体" w:cs="宋体" w:hint="eastAsia"/>
              <w:sz w:val="24"/>
            </w:rPr>
          </w:pPr>
          <w:r>
            <w:rPr>
              <w:rFonts w:hint="eastAsia"/>
            </w:rPr>
            <w:t>（</w:t>
          </w:r>
          <w:r>
            <w:t>1</w:t>
          </w:r>
          <w:r>
            <w:rPr>
              <w:rFonts w:hint="eastAsia"/>
            </w:rPr>
            <w:t>）买受人应当在合同解除之日起</w:t>
          </w:r>
          <w:r>
            <w:t>7</w:t>
          </w:r>
          <w:r>
            <w:rPr>
              <w:rFonts w:hint="eastAsia"/>
            </w:rPr>
            <w:t>日内配合出卖人完成网签合同备案注销等合同解除手续及该商品房返还、过户手续，包括但不限于：签署解约协议、提供相应手续、资料，到贷款银行、房地产主管部门办理预告登记及合同备案的注销手续等。如买受人未在前述规定时间内配合出卖人办理全部注销手续的，每逾期一日，买受人应向出卖人支付合同约定房价款总额万分之三的违约金。</w:t>
          </w:r>
        </w:p>
        <w:p w:rsidR="00C233B5" w:rsidP="00C233B5">
          <w:pPr>
            <w:spacing w:line="360" w:lineRule="auto"/>
            <w:ind w:firstLine="420" w:firstLineChars="200"/>
            <w:rPr>
              <w:rFonts w:ascii="宋体" w:hAnsi="宋体" w:cs="宋体" w:hint="eastAsia"/>
              <w:sz w:val="24"/>
            </w:rPr>
          </w:pPr>
          <w:r>
            <w:rPr>
              <w:rFonts w:hint="eastAsia"/>
            </w:rPr>
            <w:t>（</w:t>
          </w:r>
          <w:r>
            <w:t>2</w:t>
          </w:r>
          <w:r>
            <w:rPr>
              <w:rFonts w:hint="eastAsia"/>
            </w:rPr>
            <w:t>）如果合同解除时，该商品房已交付买受人，则买受人应在合同解除之日起</w:t>
          </w:r>
          <w:r>
            <w:t>30</w:t>
          </w:r>
          <w:r>
            <w:rPr>
              <w:rFonts w:hint="eastAsia"/>
            </w:rPr>
            <w:t>日内将该商品房及钥匙等物品退还出卖人，并按照每日</w:t>
          </w:r>
          <w:r>
            <w:t>300</w:t>
          </w:r>
          <w:r>
            <w:rPr>
              <w:rFonts w:hint="eastAsia"/>
            </w:rPr>
            <w:t>元的标准向出卖人支付自交付日起至实际退还房屋期间的房屋使用费。买受人逾期退还的，逾期期间，应按每日</w:t>
          </w:r>
          <w:r>
            <w:t>500</w:t>
          </w:r>
          <w:r>
            <w:rPr>
              <w:rFonts w:hint="eastAsia"/>
            </w:rPr>
            <w:t>元的标准向出卖人支付房屋使用费。买受人按照合同约定将该商品房交还出卖人前，该商品房的一切费用、风险及责任由买受人承担，买受人应在退还房屋前缴清物业费用及与房屋使用其他费用。</w:t>
          </w:r>
        </w:p>
        <w:p w:rsidR="00C233B5" w:rsidP="00C233B5">
          <w:pPr>
            <w:spacing w:line="360" w:lineRule="auto"/>
            <w:ind w:firstLine="420" w:firstLineChars="200"/>
            <w:rPr>
              <w:rFonts w:ascii="宋体" w:hAnsi="宋体" w:cs="宋体" w:hint="eastAsia"/>
              <w:sz w:val="24"/>
            </w:rPr>
          </w:pPr>
          <w:r>
            <w:rPr>
              <w:rFonts w:hint="eastAsia"/>
            </w:rPr>
            <w:t>（</w:t>
          </w:r>
          <w:r>
            <w:t>3</w:t>
          </w:r>
          <w:r>
            <w:rPr>
              <w:rFonts w:hint="eastAsia"/>
            </w:rPr>
            <w:t>）该商品房已经装修的，买受人应自行承担装修损失，出卖人有权要求买受人将该商品房恢复原状并承担相关费用。</w:t>
          </w:r>
        </w:p>
        <w:p w:rsidR="00C233B5" w:rsidP="00C233B5">
          <w:pPr>
            <w:spacing w:line="360" w:lineRule="auto"/>
            <w:ind w:firstLine="420" w:firstLineChars="200"/>
            <w:rPr>
              <w:rFonts w:ascii="宋体" w:hAnsi="宋体" w:cs="宋体" w:hint="eastAsia"/>
              <w:sz w:val="24"/>
            </w:rPr>
          </w:pPr>
          <w:r>
            <w:rPr>
              <w:rFonts w:hint="eastAsia"/>
            </w:rPr>
            <w:t>（</w:t>
          </w:r>
          <w:r>
            <w:t>4</w:t>
          </w:r>
          <w:r>
            <w:rPr>
              <w:rFonts w:hint="eastAsia"/>
            </w:rPr>
            <w:t>）如果买受人迁出时造成该商品房及配套设施毁损的，买受人应负责赔偿全部损失。</w:t>
          </w:r>
        </w:p>
        <w:p w:rsidR="00C233B5" w:rsidP="00C233B5">
          <w:pPr>
            <w:spacing w:line="360" w:lineRule="auto"/>
            <w:ind w:firstLine="420" w:firstLineChars="200"/>
            <w:rPr>
              <w:rFonts w:ascii="宋体" w:hAnsi="宋体" w:cs="宋体" w:hint="eastAsia"/>
              <w:sz w:val="24"/>
            </w:rPr>
          </w:pPr>
          <w:r>
            <w:rPr>
              <w:rFonts w:hint="eastAsia"/>
            </w:rPr>
            <w:t>（</w:t>
          </w:r>
          <w:r>
            <w:t>5</w:t>
          </w:r>
          <w:r>
            <w:rPr>
              <w:rFonts w:hint="eastAsia"/>
            </w:rPr>
            <w:t>）如果买受人未能在规定的时限内履行上述义务，出卖人有权代为履行，由此产生的费用由买受人承担，并在买受人已缴纳的房价款中扣除。</w:t>
          </w:r>
        </w:p>
        <w:p w:rsidR="00C233B5" w:rsidP="00C233B5">
          <w:pPr>
            <w:spacing w:line="360" w:lineRule="auto"/>
            <w:ind w:firstLine="420" w:firstLineChars="200"/>
            <w:rPr>
              <w:rFonts w:ascii="宋体" w:hAnsi="宋体" w:cs="宋体" w:hint="eastAsia"/>
              <w:sz w:val="24"/>
            </w:rPr>
          </w:pPr>
          <w:r>
            <w:t>2</w:t>
          </w:r>
          <w:r>
            <w:rPr>
              <w:rFonts w:hint="eastAsia"/>
            </w:rPr>
            <w:t>、对采取银行贷款付款方式的买受人，如合同解除时，买受人尚未还清贷款的，在所有合同解除手续均办理完毕后，出卖人有权用应退还买受人的款项代买受人偿还贷款，相关款项视同出卖人已退还买受人。</w:t>
          </w:r>
        </w:p>
        <w:p w:rsidR="00C233B5" w:rsidP="00C233B5">
          <w:pPr>
            <w:spacing w:line="360" w:lineRule="auto"/>
            <w:ind w:firstLine="420" w:firstLineChars="200"/>
            <w:rPr>
              <w:rFonts w:ascii="宋体" w:hAnsi="宋体" w:cs="宋体" w:hint="eastAsia"/>
              <w:sz w:val="24"/>
            </w:rPr>
          </w:pPr>
          <w:r>
            <w:t>3</w:t>
          </w:r>
          <w:r>
            <w:rPr>
              <w:rFonts w:hint="eastAsia"/>
            </w:rPr>
            <w:t>、出卖人将在办理完毕合同解除手续且买受人已经腾退房屋后</w:t>
          </w:r>
          <w:r>
            <w:t>30</w:t>
          </w:r>
          <w:r>
            <w:rPr>
              <w:rFonts w:hint="eastAsia"/>
            </w:rPr>
            <w:t>日内，将买受人已付房价款扣除违约金及其他买受人应承担款项以及应偿还的银行贷款本息后的余额无息返还买受人，如买受人已付房价款不足扣除的，出卖人享有继续追索的权利。</w:t>
          </w:r>
        </w:p>
        <w:p w:rsidR="00C233B5" w:rsidP="00C233B5">
          <w:pPr>
            <w:spacing w:line="360" w:lineRule="auto"/>
            <w:ind w:firstLine="420" w:firstLineChars="200"/>
            <w:rPr>
              <w:rFonts w:ascii="宋体" w:hAnsi="宋体" w:cs="宋体" w:hint="eastAsia"/>
              <w:sz w:val="24"/>
            </w:rPr>
          </w:pPr>
          <w:r>
            <w:t>4</w:t>
          </w:r>
          <w:r>
            <w:rPr>
              <w:rFonts w:hint="eastAsia"/>
            </w:rPr>
            <w:t>、若合同因买受人自身原因或其他非出卖人原因而解除的，则买受人已支付的由政府部门或其他相关机构收取的税、费，买受人无权要求出卖人退还或给予补偿、赔偿。</w:t>
          </w:r>
        </w:p>
        <w:p w:rsidR="00C233B5" w:rsidP="00C233B5">
          <w:pPr>
            <w:spacing w:line="360" w:lineRule="auto"/>
            <w:ind w:firstLine="420" w:firstLineChars="200"/>
            <w:rPr>
              <w:rFonts w:ascii="宋体" w:hAnsi="宋体" w:cs="宋体" w:hint="eastAsia"/>
              <w:sz w:val="24"/>
            </w:rPr>
          </w:pPr>
          <w:r>
            <w:t>5</w:t>
          </w:r>
          <w:r>
            <w:rPr>
              <w:rFonts w:hint="eastAsia"/>
            </w:rPr>
            <w:t>、无论因任何原因导致合同解除，买受人应在解除合同后</w:t>
          </w:r>
          <w:r>
            <w:t>3</w:t>
          </w:r>
          <w:r>
            <w:rPr>
              <w:rFonts w:hint="eastAsia"/>
            </w:rPr>
            <w:t>日内将已取得的发票原件交还给出卖人，并根据国家相关税收法规规定配合出卖人完成退票手续，否则，出卖人有权从买受人的已付房价款中扣除税款，如不足以扣除的，出卖人有权追偿。</w:t>
          </w:r>
        </w:p>
        <w:p w:rsidR="00C233B5" w:rsidP="00C233B5">
          <w:pPr>
            <w:spacing w:line="360" w:lineRule="auto"/>
            <w:ind w:firstLine="420" w:firstLineChars="200"/>
            <w:rPr>
              <w:rFonts w:ascii="宋体" w:hAnsi="宋体" w:cs="宋体" w:hint="eastAsia"/>
              <w:sz w:val="24"/>
            </w:rPr>
          </w:pPr>
          <w:r>
            <w:t>6</w:t>
          </w:r>
          <w:r>
            <w:rPr>
              <w:rFonts w:hint="eastAsia"/>
            </w:rPr>
            <w:t>、出卖人依据合同约定或法律规定享有的合同解除权行使期限为：自合同约定解除条件或者法律规定解除条件成就之日起三年，且不受是否曾经被催告要求行使的限制。如买受人的违约行为持续的，出卖人享有的合同解除权行使期限相应延长。</w:t>
          </w:r>
        </w:p>
        <w:p w:rsidR="00C233B5" w:rsidP="00C233B5">
          <w:pPr>
            <w:spacing w:line="360" w:lineRule="auto"/>
            <w:ind w:firstLine="420" w:firstLineChars="200"/>
            <w:rPr>
              <w:rFonts w:ascii="宋体" w:hAnsi="宋体" w:cs="宋体" w:hint="eastAsia"/>
              <w:sz w:val="24"/>
            </w:rPr>
          </w:pPr>
          <w:r>
            <w:t>7</w:t>
          </w:r>
          <w:r>
            <w:rPr>
              <w:rFonts w:hint="eastAsia"/>
            </w:rPr>
            <w:t>、除依据合同约定或者法律规定一方有权解除合同的情形外，任何一方不得擅自解除合同，否则应视为违约，违约方应向守约方支付房价款总额</w:t>
          </w:r>
          <w:r>
            <w:t>20%</w:t>
          </w:r>
          <w:r>
            <w:rPr>
              <w:rFonts w:hint="eastAsia"/>
            </w:rPr>
            <w:t>的违约金。</w:t>
          </w:r>
        </w:p>
        <w:p w:rsidR="00C233B5" w:rsidP="00C233B5">
          <w:pPr>
            <w:spacing w:line="360" w:lineRule="auto"/>
            <w:ind w:firstLine="420" w:firstLineChars="200"/>
            <w:rPr>
              <w:rFonts w:ascii="宋体" w:hAnsi="宋体" w:cs="宋体" w:hint="eastAsia"/>
              <w:sz w:val="24"/>
            </w:rPr>
          </w:pPr>
          <w:r>
            <w:t>8</w:t>
          </w:r>
          <w:r>
            <w:rPr>
              <w:rFonts w:hint="eastAsia"/>
            </w:rPr>
            <w:t>、如因买受人违反合同约定，出卖人为实现其权利主张所产生的一切费用</w:t>
          </w:r>
          <w:r>
            <w:t xml:space="preserve"> </w:t>
          </w:r>
          <w:r>
            <w:rPr>
              <w:rFonts w:hint="eastAsia"/>
            </w:rPr>
            <w:t>（包括但不限于诉讼费、律师费、保全费、交通费、公证费、鉴定费等）由买受人承担。</w:t>
          </w:r>
        </w:p>
        <w:p w:rsidR="00C233B5" w:rsidP="00C233B5">
          <w:pPr>
            <w:spacing w:line="360" w:lineRule="auto"/>
            <w:rPr>
              <w:rFonts w:ascii="宋体" w:hAnsi="宋体" w:cs="宋体" w:hint="eastAsia"/>
              <w:b/>
              <w:bCs/>
              <w:sz w:val="24"/>
            </w:rPr>
          </w:pPr>
          <w:r>
            <w:rPr>
              <w:rFonts w:hint="eastAsia"/>
            </w:rPr>
            <w:t>十三、对通知的补充约定</w:t>
          </w:r>
        </w:p>
        <w:p w:rsidR="00C233B5" w:rsidP="00C233B5">
          <w:pPr>
            <w:spacing w:line="360" w:lineRule="auto"/>
            <w:ind w:firstLine="420" w:firstLineChars="200"/>
            <w:rPr>
              <w:rFonts w:ascii="宋体" w:hAnsi="宋体" w:cs="宋体" w:hint="eastAsia"/>
              <w:sz w:val="24"/>
            </w:rPr>
          </w:pPr>
          <w:r>
            <w:t>1</w:t>
          </w:r>
          <w:r>
            <w:rPr>
              <w:rFonts w:hint="eastAsia"/>
            </w:rPr>
            <w:t>、出卖人向买受人送达的有效地址、电话等联系方式以合同中写明的买受人联系地址</w:t>
          </w:r>
          <w:r>
            <w:t>,</w:t>
          </w:r>
          <w:r>
            <w:rPr>
              <w:rFonts w:hint="eastAsia"/>
            </w:rPr>
            <w:t>电话等信息为准</w:t>
          </w:r>
          <w:r>
            <w:t>(</w:t>
          </w:r>
          <w:r>
            <w:rPr>
              <w:rFonts w:hint="eastAsia"/>
            </w:rPr>
            <w:t>在该房屋交付后，该房屋的地址也可以作为买受人有效地址</w:t>
          </w:r>
          <w:r>
            <w:t>)</w:t>
          </w:r>
          <w:r>
            <w:rPr>
              <w:rFonts w:hint="eastAsia"/>
            </w:rPr>
            <w:t>。双方保证其留给对方的通讯联系地址、电话等联系方式真实有效。买受人变更联系地址、电话等联系方式信息，未按照本条款约定通知出卖人的，出卖人按照原地址送达的视为向买受人送达了相关文件，由此给出卖人造成损失的</w:t>
          </w:r>
          <w:r>
            <w:t>,</w:t>
          </w:r>
          <w:r>
            <w:rPr>
              <w:rFonts w:hint="eastAsia"/>
            </w:rPr>
            <w:t>买受人负责赔偿。若买受人为两人或多人</w:t>
          </w:r>
          <w:r>
            <w:t>,</w:t>
          </w:r>
          <w:r>
            <w:rPr>
              <w:rFonts w:hint="eastAsia"/>
            </w:rPr>
            <w:t>出卖人按合同中写明的联系方式向其中一人送达，视为对全体买受人送达。</w:t>
          </w:r>
        </w:p>
        <w:p w:rsidR="00C233B5" w:rsidP="00C233B5">
          <w:pPr>
            <w:spacing w:line="360" w:lineRule="auto"/>
            <w:ind w:firstLine="420" w:firstLineChars="200"/>
            <w:rPr>
              <w:rFonts w:ascii="宋体" w:hAnsi="宋体" w:cs="宋体" w:hint="eastAsia"/>
              <w:sz w:val="24"/>
            </w:rPr>
          </w:pPr>
          <w:r>
            <w:t>2</w:t>
          </w:r>
          <w:r>
            <w:rPr>
              <w:rFonts w:hint="eastAsia"/>
            </w:rPr>
            <w:t>、买受人补充或变更其联系地址、电话等信息的</w:t>
          </w:r>
          <w:r>
            <w:t>,</w:t>
          </w:r>
          <w:r>
            <w:rPr>
              <w:rFonts w:hint="eastAsia"/>
            </w:rPr>
            <w:t>应当向出卖人出具其亲笔签名的书面文件</w:t>
          </w:r>
          <w:r>
            <w:t>,</w:t>
          </w:r>
          <w:r>
            <w:rPr>
              <w:rFonts w:hint="eastAsia"/>
            </w:rPr>
            <w:t>该书面文件经出卖人签收确认后方为有效</w:t>
          </w:r>
          <w:r>
            <w:t>,</w:t>
          </w:r>
          <w:r>
            <w:rPr>
              <w:rFonts w:hint="eastAsia"/>
            </w:rPr>
            <w:t>若买受人为两人或多人，合同中写明的其中一人的联系方式视为对全体买受人送达的有效联系方式，买受人中任何一人作出的补充或变更对全体买受人均具有约束力。</w:t>
          </w:r>
        </w:p>
        <w:p w:rsidR="00C233B5" w:rsidP="00C233B5">
          <w:pPr>
            <w:spacing w:line="360" w:lineRule="auto"/>
            <w:ind w:firstLine="420" w:firstLineChars="200"/>
            <w:rPr>
              <w:rFonts w:ascii="宋体" w:hAnsi="宋体" w:cs="宋体" w:hint="eastAsia"/>
              <w:sz w:val="24"/>
            </w:rPr>
          </w:pPr>
          <w:r>
            <w:t>3</w:t>
          </w:r>
          <w:r>
            <w:rPr>
              <w:rFonts w:hint="eastAsia"/>
            </w:rPr>
            <w:t>、双方确认</w:t>
          </w:r>
          <w:r>
            <w:t>,</w:t>
          </w:r>
          <w:r>
            <w:rPr>
              <w:rFonts w:hint="eastAsia"/>
            </w:rPr>
            <w:t>所有约定采用书面形式的通知，其方式为信件、电报、短信、微信、电子邮件、传真、中国邮政邮寄信件，快递信件或手递材料、报纸公告等方式中的任意之一。书面文件以传真方式送达的，发出传真当日即为送达日；以中国邮政邮寄方式送达的</w:t>
          </w:r>
          <w:r>
            <w:t>,</w:t>
          </w:r>
          <w:r>
            <w:rPr>
              <w:rFonts w:hint="eastAsia"/>
            </w:rPr>
            <w:t>自寄出日起第四天中午</w:t>
          </w:r>
          <w:r>
            <w:t>12</w:t>
          </w:r>
          <w:r>
            <w:rPr>
              <w:rFonts w:hint="eastAsia"/>
            </w:rPr>
            <w:t>时为送达日；以快递方式送达的</w:t>
          </w:r>
          <w:r>
            <w:t>,</w:t>
          </w:r>
          <w:r>
            <w:rPr>
              <w:rFonts w:hint="eastAsia"/>
            </w:rPr>
            <w:t>信件发出后第三日为送达日；以手递方式送达的，以手递日为送达日；报纸公告的，以报纸发行日为送达日；以短信方式送达的，以短信发出日为送达日；以微信方式送达的，以微信发出日为送达日；以电子邮件方式送达的，以电子邮件发出日为送达日。</w:t>
          </w:r>
        </w:p>
        <w:p w:rsidR="00C233B5" w:rsidP="00C233B5">
          <w:pPr>
            <w:spacing w:line="360" w:lineRule="auto"/>
            <w:ind w:firstLine="420" w:firstLineChars="200"/>
            <w:rPr>
              <w:rFonts w:ascii="宋体" w:hAnsi="宋体" w:cs="宋体" w:hint="eastAsia"/>
              <w:sz w:val="24"/>
            </w:rPr>
          </w:pPr>
          <w:r>
            <w:t>4</w:t>
          </w:r>
          <w:r>
            <w:rPr>
              <w:rFonts w:hint="eastAsia"/>
            </w:rPr>
            <w:t>、自商品房交付日起，任何给予买受人的通知如果该通知写明以买受人为收件人并被张贴在该商品房户门将被认为已发至买受人，并视为买受人于下一个工作日收到。</w:t>
          </w:r>
        </w:p>
        <w:p w:rsidR="00C233B5" w:rsidP="00C233B5">
          <w:pPr>
            <w:spacing w:line="360" w:lineRule="auto"/>
            <w:rPr>
              <w:rFonts w:ascii="宋体" w:hAnsi="宋体" w:cs="宋体" w:hint="eastAsia"/>
              <w:b/>
              <w:bCs/>
              <w:sz w:val="24"/>
            </w:rPr>
          </w:pPr>
          <w:r>
            <w:rPr>
              <w:rFonts w:hint="eastAsia"/>
            </w:rPr>
            <w:t>十四、对车位</w:t>
          </w:r>
          <w:r>
            <w:t>/</w:t>
          </w:r>
          <w:r>
            <w:rPr>
              <w:rFonts w:hint="eastAsia"/>
            </w:rPr>
            <w:t>车库的补充约定</w:t>
          </w:r>
        </w:p>
        <w:p w:rsidR="00C233B5" w:rsidP="00C233B5">
          <w:pPr>
            <w:spacing w:line="360" w:lineRule="auto"/>
            <w:ind w:firstLine="420" w:firstLineChars="200"/>
            <w:rPr>
              <w:rFonts w:ascii="宋体" w:hAnsi="宋体" w:cs="宋体" w:hint="eastAsia"/>
              <w:sz w:val="24"/>
            </w:rPr>
          </w:pPr>
          <w:r>
            <w:t>1</w:t>
          </w:r>
          <w:r>
            <w:rPr>
              <w:rFonts w:hint="eastAsia"/>
            </w:rPr>
            <w:t>、双方确认：建筑区划内，规划用于停放汽车的车位、车库的所有权及其他相关权利归属出卖人所有，出卖人有权以各种方式（包括销售、使用权转让、赠与、出租、自行或委托他人经营等）处分。</w:t>
          </w:r>
        </w:p>
        <w:p w:rsidR="00C233B5" w:rsidP="00C233B5">
          <w:pPr>
            <w:spacing w:line="360" w:lineRule="auto"/>
            <w:ind w:firstLine="420" w:firstLineChars="200"/>
            <w:rPr>
              <w:rFonts w:ascii="宋体" w:hAnsi="宋体" w:cs="宋体" w:hint="eastAsia"/>
              <w:sz w:val="24"/>
            </w:rPr>
          </w:pPr>
          <w:r>
            <w:t>2</w:t>
          </w:r>
          <w:r>
            <w:rPr>
              <w:rFonts w:hint="eastAsia"/>
            </w:rPr>
            <w:t>、双方确认：本项目中由出卖人投资建设的人防建筑、设施，其权利均归属出卖人，出卖人可用于设置车位（人防车位）或采取其他方式利用、经营，且出卖人有权采取法律未禁止的各种方式对包括人防车位在内的人防建筑、设施行使占有、使用、收益、处分等权利，对此买受人不持任何异议。</w:t>
          </w:r>
        </w:p>
        <w:p w:rsidR="00C233B5" w:rsidP="00C233B5">
          <w:pPr>
            <w:spacing w:line="360" w:lineRule="auto"/>
            <w:rPr>
              <w:rFonts w:ascii="宋体" w:hAnsi="宋体" w:cs="宋体" w:hint="eastAsia"/>
              <w:b/>
              <w:bCs/>
              <w:sz w:val="24"/>
            </w:rPr>
          </w:pPr>
          <w:r>
            <w:rPr>
              <w:rFonts w:hint="eastAsia"/>
            </w:rPr>
            <w:t>十五、其他</w:t>
          </w:r>
        </w:p>
        <w:p w:rsidR="00C233B5" w:rsidP="00C233B5">
          <w:pPr>
            <w:spacing w:line="360" w:lineRule="auto"/>
            <w:ind w:firstLine="420" w:firstLineChars="200"/>
            <w:rPr>
              <w:rFonts w:ascii="宋体" w:hAnsi="宋体" w:cs="宋体" w:hint="eastAsia"/>
              <w:sz w:val="24"/>
            </w:rPr>
          </w:pPr>
          <w:r>
            <w:t>1</w:t>
          </w:r>
          <w:r>
            <w:rPr>
              <w:rFonts w:hint="eastAsia"/>
            </w:rPr>
            <w:t>、因国家法律、地方法规及职能部门政策等的变更导致合同的相关内容部分失效或部分不能执行</w:t>
          </w:r>
          <w:r>
            <w:t>,</w:t>
          </w:r>
          <w:r>
            <w:rPr>
              <w:rFonts w:hint="eastAsia"/>
            </w:rPr>
            <w:t>并不妨碍合同其它部分的履行。双方应根据变更后的法律，法规、政策等对合同内容做相应变更或签署补充协议，任何一方不能以此为理由单方面解除合同。</w:t>
          </w:r>
        </w:p>
        <w:p w:rsidR="00C233B5" w:rsidP="00C233B5">
          <w:pPr>
            <w:spacing w:line="360" w:lineRule="auto"/>
            <w:ind w:firstLine="420" w:firstLineChars="200"/>
            <w:rPr>
              <w:rFonts w:ascii="宋体" w:hAnsi="宋体" w:cs="宋体" w:hint="eastAsia"/>
              <w:sz w:val="24"/>
            </w:rPr>
          </w:pPr>
          <w:r>
            <w:t>2</w:t>
          </w:r>
          <w:r>
            <w:rPr>
              <w:rFonts w:hint="eastAsia"/>
            </w:rPr>
            <w:t>、因买受人取得不动产权证而发生之契税、登记费等各项税费，由买受人承担，如因政策变动或者预测面积与实测面积差异，导致买受人所能享受的税收优惠政策与合同签订时发生变化，均由买受人自行承担。其他应缴纳而未在此列明之税费及因国家开征新税种而发生的税费，按国家之相关规定办理。</w:t>
          </w:r>
        </w:p>
        <w:p w:rsidR="00C233B5" w:rsidP="00C233B5">
          <w:pPr>
            <w:spacing w:line="360" w:lineRule="auto"/>
            <w:ind w:firstLine="420" w:firstLineChars="200"/>
            <w:rPr>
              <w:rFonts w:ascii="宋体" w:hAnsi="宋体" w:cs="宋体" w:hint="eastAsia"/>
              <w:sz w:val="24"/>
            </w:rPr>
          </w:pPr>
          <w:r>
            <w:t>3</w:t>
          </w:r>
          <w:r>
            <w:rPr>
              <w:rFonts w:hint="eastAsia"/>
            </w:rPr>
            <w:t>、买受人为两人或多人时，其中一人就合同交易办理的事项视为已获得其他买受人授权，此类事项包括但不限于：办理与合同有关的财务事宜，包括但不限于领取票据、更换票据、交纳房价款、缴纳税费、退款、退税、转款等相关手续；领取与合同有关的各类文件，包括但不限于</w:t>
          </w:r>
          <w:r>
            <w:t>(</w:t>
          </w:r>
          <w:r>
            <w:rPr>
              <w:rFonts w:hint="eastAsia"/>
            </w:rPr>
            <w:t>商品房买卖合同、商品房买卖合同摘要、不动产权证书</w:t>
          </w:r>
          <w:r>
            <w:t>)</w:t>
          </w:r>
          <w:r>
            <w:rPr>
              <w:rFonts w:hint="eastAsia"/>
            </w:rPr>
            <w:t>：办理该房屋、钥匙的交接手续。出卖人向其中一人履行相关义务即视为向全部买受人履行了义务。各买受人之间由此引起的相关纠纷或分歧，均由买受人自行处理，买受人无权要求出卖人承担责任。</w:t>
          </w:r>
        </w:p>
        <w:p w:rsidR="00C233B5" w:rsidP="00C233B5">
          <w:pPr>
            <w:spacing w:line="360" w:lineRule="auto"/>
            <w:ind w:firstLine="420" w:firstLineChars="200"/>
            <w:rPr>
              <w:rFonts w:ascii="宋体" w:hAnsi="宋体" w:cs="宋体" w:hint="eastAsia"/>
              <w:sz w:val="24"/>
            </w:rPr>
          </w:pPr>
          <w:r>
            <w:t>4</w:t>
          </w:r>
          <w:r>
            <w:rPr>
              <w:rFonts w:hint="eastAsia"/>
            </w:rPr>
            <w:t>、买受人承诺已经详细阅读并知悉合同签订时国家及地方的各项房屋购买政策，买受人承诺买受人及家庭符合国家及地方的各项房屋购买政策，买受人承诺提交的材料均真实、合法、有效。如前述承诺不实，导致买受人所购房屋不能办理网上签约、不能办理房屋登记等手续的，出卖人对此不承担任何责任，且出卖人有权解除合同，并由买受人承担房价款总额</w:t>
          </w:r>
          <w:r>
            <w:t>10%</w:t>
          </w:r>
          <w:r>
            <w:rPr>
              <w:rFonts w:hint="eastAsia"/>
            </w:rPr>
            <w:t>的违约金，买受人还应承担与此相关的一切法律责任。</w:t>
          </w:r>
        </w:p>
        <w:p w:rsidR="00C233B5" w:rsidP="00C233B5">
          <w:pPr>
            <w:spacing w:line="360" w:lineRule="auto"/>
            <w:ind w:firstLine="420" w:firstLineChars="200"/>
            <w:rPr>
              <w:rFonts w:ascii="宋体" w:hAnsi="宋体" w:cs="宋体" w:hint="eastAsia"/>
              <w:sz w:val="24"/>
            </w:rPr>
          </w:pPr>
          <w:r>
            <w:t>5</w:t>
          </w:r>
          <w:r>
            <w:rPr>
              <w:rFonts w:hint="eastAsia"/>
            </w:rPr>
            <w:t>、因买受人未能主动提供有效配合等原因（如：未及时支付首付款、未及时提供办理个人住房贷款的资料、贷款申请未被银行审批通过、未及时缴纳物业专项维修资金等），合同未及时备案的，责任由买受人承担。双方同意，无论合同是否备案，主合同及本补充协议约定的双方权利及义务不受影响，双方均应信守履行。</w:t>
          </w:r>
        </w:p>
        <w:p w:rsidR="00C233B5" w:rsidP="00C233B5">
          <w:pPr>
            <w:spacing w:line="360" w:lineRule="auto"/>
            <w:ind w:firstLine="420" w:firstLineChars="200"/>
            <w:rPr>
              <w:rFonts w:ascii="宋体" w:hAnsi="宋体" w:cs="宋体" w:hint="eastAsia"/>
              <w:sz w:val="24"/>
            </w:rPr>
          </w:pPr>
          <w:r>
            <w:t>6</w:t>
          </w:r>
          <w:r>
            <w:rPr>
              <w:rFonts w:hint="eastAsia"/>
            </w:rPr>
            <w:t>、双方同意，合同一经签订，双方（包括销售人员或其他有关人员）之前就本次商品房买卖协商过程形成的各类口头或书面的表示、意向、承诺、介绍、协议等（如有）均由该合同替代而自动终止或失效，对双方不具有约束力，出卖人的任何销售人员或其他有关人员均无权代表出卖人变更或解除合同，其对买受人所作的任何承诺或说明，未经出卖人加盖公章的，均不发生效力。</w:t>
          </w:r>
        </w:p>
        <w:p w:rsidR="00C233B5" w:rsidP="00C233B5">
          <w:pPr>
            <w:spacing w:line="360" w:lineRule="auto"/>
            <w:ind w:firstLine="420" w:firstLineChars="200"/>
            <w:rPr>
              <w:rFonts w:ascii="宋体" w:hAnsi="宋体" w:cs="宋体" w:hint="eastAsia"/>
              <w:sz w:val="24"/>
            </w:rPr>
          </w:pPr>
          <w:r>
            <w:t>7</w:t>
          </w:r>
          <w:r>
            <w:rPr>
              <w:rFonts w:hint="eastAsia"/>
            </w:rPr>
            <w:t>、为免歧义，主合同中</w:t>
          </w:r>
          <w:r>
            <w:rPr>
              <w:rFonts w:hint="eastAsia"/>
            </w:rPr>
            <w:t>“</w:t>
          </w:r>
          <w:r>
            <w:rPr>
              <w:rFonts w:hint="eastAsia"/>
            </w:rPr>
            <w:t>中国人民银行公布的同期贷款基准利率</w:t>
          </w:r>
          <w:r>
            <w:rPr>
              <w:rFonts w:hint="eastAsia"/>
            </w:rPr>
            <w:t>”</w:t>
          </w:r>
          <w:r>
            <w:rPr>
              <w:rFonts w:hint="eastAsia"/>
            </w:rPr>
            <w:t>均是指全国银行间同业拆借中心公布的</w:t>
          </w:r>
          <w:r>
            <w:t>1</w:t>
          </w:r>
          <w:r>
            <w:rPr>
              <w:rFonts w:hint="eastAsia"/>
            </w:rPr>
            <w:t>年期贷款市场报价利率。</w:t>
          </w:r>
        </w:p>
        <w:p w:rsidR="00C233B5" w:rsidP="00C233B5">
          <w:pPr>
            <w:spacing w:line="360" w:lineRule="auto"/>
            <w:ind w:firstLine="420" w:firstLineChars="200"/>
            <w:rPr>
              <w:rFonts w:ascii="宋体" w:hAnsi="宋体" w:cs="宋体" w:hint="eastAsia"/>
              <w:sz w:val="24"/>
            </w:rPr>
          </w:pPr>
          <w:r>
            <w:t>8</w:t>
          </w:r>
          <w:r>
            <w:rPr>
              <w:rFonts w:hint="eastAsia"/>
            </w:rPr>
            <w:t>、双方明确，《商品房买卖合同》及其附件与本协议有不一致的，均以本补充协议为准；因《商品房买卖合同》及本补充协议约定的内容发生任何争议，任何一方均应向该房屋所在地有管辖权的人民法院诉讼解决。</w:t>
          </w:r>
        </w:p>
        <w:p w:rsidR="00C233B5" w:rsidP="00C233B5">
          <w:pPr>
            <w:spacing w:line="360" w:lineRule="auto"/>
            <w:ind w:firstLine="420" w:firstLineChars="200"/>
            <w:rPr>
              <w:rFonts w:ascii="宋体" w:hAnsi="宋体" w:cs="宋体" w:hint="eastAsia"/>
              <w:sz w:val="24"/>
            </w:rPr>
          </w:pPr>
          <w:r>
            <w:t>9</w:t>
          </w:r>
          <w:r>
            <w:rPr>
              <w:rFonts w:hint="eastAsia"/>
            </w:rPr>
            <w:t>、本补充协议在双方签署《商品房买卖合同》同时签署，与《商品房买卖合同》具有同等法律效力。</w:t>
          </w:r>
        </w:p>
        <w:p w:rsidR="00C233B5" w:rsidP="00C233B5">
          <w:pPr>
            <w:spacing w:line="360" w:lineRule="auto"/>
            <w:ind w:firstLine="420" w:firstLineChars="200"/>
            <w:rPr>
              <w:rFonts w:ascii="宋体" w:hAnsi="宋体" w:cs="宋体" w:hint="eastAsia"/>
              <w:sz w:val="24"/>
            </w:rPr>
          </w:pPr>
          <w:r>
            <w:t>10</w:t>
          </w:r>
          <w:r>
            <w:rPr>
              <w:rFonts w:hint="eastAsia"/>
            </w:rPr>
            <w:t>、本补充协议自双方签字、盖章之日起生效；一式【</w:t>
          </w:r>
          <w:r>
            <w:t xml:space="preserve">    </w:t>
          </w:r>
          <w:r>
            <w:rPr>
              <w:rFonts w:hint="eastAsia"/>
            </w:rPr>
            <w:t>】份，出卖人持【</w:t>
          </w:r>
          <w:r>
            <w:t xml:space="preserve">  </w:t>
          </w:r>
          <w:r>
            <w:rPr>
              <w:rFonts w:hint="eastAsia"/>
            </w:rPr>
            <w:t>】份，买受人持【</w:t>
          </w:r>
          <w:r>
            <w:t xml:space="preserve">   </w:t>
          </w:r>
          <w:r>
            <w:rPr>
              <w:rFonts w:hint="eastAsia"/>
            </w:rPr>
            <w:t>】份，银行【</w:t>
          </w:r>
          <w:r>
            <w:t xml:space="preserve">    </w:t>
          </w:r>
          <w:r>
            <w:rPr>
              <w:rFonts w:hint="eastAsia"/>
            </w:rPr>
            <w:t>】份，具有同等效力。</w:t>
          </w:r>
        </w:p>
        <w:p w:rsidR="00C233B5" w:rsidP="00C233B5">
          <w:pPr>
            <w:widowControl/>
            <w:jc w:val="left"/>
            <w:rPr>
              <w:rFonts w:ascii="宋体" w:hAnsi="宋体" w:cs="宋体" w:hint="eastAsia"/>
              <w:sz w:val="24"/>
            </w:rPr>
          </w:pPr>
        </w:p>
        <w:p w:rsidR="00C233B5" w:rsidP="00C233B5">
          <w:pPr>
            <w:widowControl/>
            <w:jc w:val="left"/>
            <w:rPr>
              <w:rFonts w:ascii="宋体" w:hAnsi="宋体" w:cs="宋体" w:hint="eastAsia"/>
              <w:sz w:val="24"/>
            </w:rPr>
          </w:pPr>
        </w:p>
        <w:p w:rsidR="00C233B5" w:rsidP="00C233B5">
          <w:pPr>
            <w:widowControl/>
            <w:jc w:val="left"/>
            <w:rPr>
              <w:rFonts w:ascii="宋体" w:hAnsi="宋体" w:cs="宋体" w:hint="eastAsia"/>
              <w:sz w:val="24"/>
            </w:rPr>
          </w:pPr>
        </w:p>
        <w:p w:rsidR="00C233B5" w:rsidP="00C233B5">
          <w:pPr>
            <w:spacing w:line="360" w:lineRule="auto"/>
            <w:jc w:val="left"/>
            <w:rPr>
              <w:rFonts w:ascii="宋体" w:hAnsi="宋体" w:cs="宋体" w:hint="eastAsia"/>
              <w:sz w:val="24"/>
            </w:rPr>
          </w:pPr>
          <w:r>
            <w:rPr>
              <w:rFonts w:hint="eastAsia"/>
            </w:rPr>
            <w:t>出卖人（盖章）：</w:t>
          </w:r>
          <w:r>
            <w:t xml:space="preserve">                          </w:t>
          </w:r>
          <w:r>
            <w:rPr>
              <w:rFonts w:hint="eastAsia"/>
            </w:rPr>
            <w:t>买受人（签字或盖章）：</w:t>
          </w:r>
        </w:p>
        <w:p w:rsidR="00C233B5" w:rsidP="00C233B5">
          <w:pPr>
            <w:spacing w:line="360" w:lineRule="auto"/>
            <w:jc w:val="left"/>
            <w:rPr>
              <w:rFonts w:ascii="宋体" w:hAnsi="宋体" w:cs="宋体" w:hint="eastAsia"/>
              <w:sz w:val="24"/>
            </w:rPr>
          </w:pPr>
          <w:r>
            <w:rPr>
              <w:rFonts w:hint="eastAsia"/>
            </w:rPr>
            <w:t>法定代表人：</w:t>
          </w:r>
          <w:r>
            <w:t xml:space="preserve">                             </w:t>
          </w:r>
          <w:r>
            <w:rPr>
              <w:rFonts w:hint="eastAsia"/>
            </w:rPr>
            <w:t>法定代表人：</w:t>
          </w:r>
        </w:p>
        <w:p w:rsidR="00C233B5" w:rsidP="00C233B5">
          <w:pPr>
            <w:spacing w:line="360" w:lineRule="auto"/>
            <w:jc w:val="left"/>
            <w:rPr>
              <w:rFonts w:ascii="宋体" w:hAnsi="宋体" w:cs="宋体" w:hint="eastAsia"/>
              <w:sz w:val="24"/>
            </w:rPr>
          </w:pPr>
          <w:r>
            <w:rPr>
              <w:rFonts w:hint="eastAsia"/>
            </w:rPr>
            <w:t>委托代理人：</w:t>
          </w:r>
          <w:r>
            <w:t xml:space="preserve">                             </w:t>
          </w:r>
          <w:r>
            <w:rPr>
              <w:rFonts w:hint="eastAsia"/>
            </w:rPr>
            <w:t>委托代理人：</w:t>
          </w:r>
        </w:p>
        <w:p w:rsidR="00C233B5" w:rsidP="00C233B5">
          <w:pPr>
            <w:rPr>
              <w:rFonts w:hint="eastAsia"/>
            </w:rPr>
          </w:pPr>
          <w:r>
            <w:rPr>
              <w:rFonts w:hint="eastAsia"/>
            </w:rPr>
            <w:t>年</w:t>
          </w:r>
          <w:r>
            <w:t xml:space="preserve">      </w:t>
          </w:r>
          <w:r>
            <w:rPr>
              <w:rFonts w:hint="eastAsia"/>
            </w:rPr>
            <w:t>月</w:t>
          </w:r>
          <w:r>
            <w:t xml:space="preserve">      </w:t>
          </w:r>
          <w:r>
            <w:rPr>
              <w:rFonts w:hint="eastAsia"/>
            </w:rPr>
            <w:t>日</w:t>
          </w:r>
          <w:r>
            <w:t xml:space="preserve">                       </w:t>
          </w:r>
          <w:r>
            <w:rPr>
              <w:rFonts w:hint="eastAsia"/>
            </w:rPr>
            <w:t>年</w:t>
          </w:r>
          <w:r>
            <w:t xml:space="preserve">      </w:t>
          </w:r>
          <w:r>
            <w:rPr>
              <w:rFonts w:hint="eastAsia"/>
            </w:rPr>
            <w:t>月</w:t>
          </w:r>
          <w:r>
            <w:t xml:space="preserve">      </w:t>
          </w:r>
          <w:r>
            <w:rPr>
              <w:rFonts w:hint="eastAsia"/>
            </w:rPr>
            <w:t>日</w:t>
          </w:r>
          <w:r>
            <w:rPr>
              <w:rFonts w:ascii="宋体" w:hAnsi="宋体" w:hint="eastAsia"/>
              <w:color w:val="000000"/>
              <w:sz w:val="24"/>
            </w:rPr>
            <w:t xml:space="preserve"> </w:t>
          </w:r>
          <w:r>
            <w:t xml:space="preserve"> </w:t>
          </w:r>
        </w:p>
      </w:sdtContent>
    </w:sdt>
    <w:p w:rsidR="00F02E6C" w:rsidRPr="00127927" w:rsidP="00127927">
      <w:pPr>
        <w:rPr>
          <w:rFonts w:hint="eastAsia"/>
          <w:szCs w:val="21"/>
        </w:rPr>
      </w:pPr>
      <w:r w:rsidR="00C233B5">
        <w:rPr>
          <w:rFonts w:hint="eastAsia"/>
          <w:szCs w:val="21"/>
        </w:rPr>
        <w:t xml:space="preserve"> </w:t>
      </w:r>
    </w:p>
    <w:sectPr w:rsidSect="00B044BE">
      <w:pgSz w:w="11906" w:h="16838"/>
      <w:pgMar w:top="1418" w:right="1474" w:bottom="1134" w:left="1474" w:header="851" w:footer="992" w:gutter="0"/>
      <w:pgNumType w:fmt="numberInDash"/>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新宋体">
    <w:panose1 w:val="02010609030101010101"/>
    <w:charset w:val="86"/>
    <w:family w:val="modern"/>
    <w:pitch w:val="fixed"/>
    <w:sig w:usb0="00000003" w:usb1="288F0000" w:usb2="00000016" w:usb3="00000000" w:csb0="00040001" w:csb1="00000000"/>
  </w:font>
  <w:font w:name="方正小标宋简体">
    <w:altName w:val="微软雅黑"/>
    <w:panose1 w:val="02010601030101010101"/>
    <w:charset w:val="86"/>
    <w:family w:val="auto"/>
    <w:pitch w:val="default"/>
    <w:sig w:usb0="00000000" w:usb1="00000000" w:usb2="00000010" w:usb3="00000000" w:csb0="00040000" w:csb1="00000000"/>
  </w:font>
  <w:font w:name="Microsoft JhengHei">
    <w:panose1 w:val="020B0604030504040204"/>
    <w:charset w:val="88"/>
    <w:family w:val="swiss"/>
    <w:pitch w:val="variable"/>
    <w:sig w:usb0="00000087" w:usb1="288F4000" w:usb2="00000016" w:usb3="00000000" w:csb0="00100009"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panose1 w:val="00000000000000000000"/>
    <w:charset w:val="86"/>
    <w:family w:val="modern"/>
    <w:pitch w:val="default"/>
    <w:sig w:usb0="00000000" w:usb1="00000000" w:usb2="00000000" w:usb3="00000000" w:csb0="00040000" w:csb1="00000000"/>
  </w:font>
  <w:font w:name="Cambria Math">
    <w:panose1 w:val="02040503050406030204"/>
    <w:charset w:val="00"/>
    <w:family w:val="roman"/>
    <w:pitch w:val="variable"/>
    <w:sig w:usb0="E00002FF" w:usb1="420024FF" w:usb2="00000000" w:usb3="00000000" w:csb0="0000019F" w:csb1="00000000"/>
  </w:font>
</w:font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pPr>
      <w:jc w:val="right"/>
    </w:pPr>
  </w:p>
  <w:p>
    <w:pPr>
      <w:pBdr>
        <w:bottom w:val="single" w:sz="2" w:space="2" w:color="auto" w:shadow="1"/>
      </w:pBdr>
      <w:jc w:val="right"/>
    </w:pPr>
    <w:r>
      <w:t>{{qrCode_ewm}}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abstractNum w:abstractNumId="0">
    <w:nsid w:val="07BB518D"/>
    <w:multiLevelType w:val="multilevel"/>
    <w:tmpl w:val="07BB518D"/>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nsid w:val="3EDA7991"/>
    <w:multiLevelType w:val="hybridMultilevel"/>
    <w:tmpl w:val="C0425C1C"/>
    <w:lvl w:ilvl="0">
      <w:start w:val="1"/>
      <w:numFmt w:val="decimal"/>
      <w:lvlText w:val="%1."/>
      <w:lvlJc w:val="left"/>
      <w:pPr>
        <w:ind w:left="780" w:hanging="360"/>
      </w:pPr>
      <w:rPr>
        <w:rFonts w:hint="default"/>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2">
    <w:nsid w:val="50687280"/>
    <w:multiLevelType w:val="hybridMultilevel"/>
    <w:tmpl w:val="13A4D49C"/>
    <w:lvl w:ilvl="0">
      <w:start w:val="1"/>
      <w:numFmt w:val="decimal"/>
      <w:lvlText w:val="%1、"/>
      <w:lvlJc w:val="left"/>
      <w:pPr>
        <w:ind w:left="360" w:hanging="360"/>
      </w:pPr>
      <w:rPr>
        <w:rFonts w:ascii="Times New Roman" w:hAnsi="Times New Roman" w:cs="Times New Roman"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stylePaneFormatFilter w:val="3F01" w:allStyles="1" w:alternateStyleNames="0" w:clearFormatting="1" w:customStyles="0" w:directFormattingOnNumbering="1" w:directFormattingOnParagraphs="1" w:directFormattingOnRuns="1" w:directFormattingOnTables="1" w:headingStyles="0" w:latentStyles="0" w:numberingStyles="0" w:stylesInUse="0" w:tableStyles="0" w:top3HeadingStyles="1" w:visibleStyles="0"/>
  <w:revisionView w:comments="1" w:formatting="1" w:inkAnnotations="1" w:insDel="1" w:markup="0"/>
  <w:doNotTrackMoves/>
  <w:documentProtection w:edit="readOnly" w:formatting="1" w:enforcement="0"/>
  <w:defaultTabStop w:val="420"/>
  <w:drawingGridVerticalSpacing w:val="156"/>
  <w:displayHorizontalDrawingGridEvery w:val="0"/>
  <w:displayVerticalDrawingGridEvery w:val="2"/>
  <w:characterSpacingControl w:val="compressPunctuation"/>
  <w:noLineBreaksAfter w:lang="en-US" w:val="([{·‘“〈《「『【〔〖（．［｛￡￥"/>
  <w:noLineBreaksBefore w:lang="en-US" w:val="!),.:;?]}¨·ˇˉ―‖’”…∶、。〃々〉》」』】〕〗！＂＇），．：；？］｀｜｝～￠"/>
  <w:compat>
    <w:spaceForUL/>
    <w:balanceSingleByteDoubleByteWidth/>
    <w:doNotLeaveBackslashAlone/>
    <w:ulTrailSpace/>
    <w:doNotExpandShiftReturn/>
    <w:adjustLineHeightInTable/>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overrideTableStyleFontSizeAndJustification" w:uri="http://schemas.microsoft.com/office/word" w:val="0"/>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6D61"/>
    <w:rsid w:val="00012DA8"/>
    <w:rsid w:val="00012F56"/>
    <w:rsid w:val="00030754"/>
    <w:rsid w:val="000355EF"/>
    <w:rsid w:val="00041135"/>
    <w:rsid w:val="00043FCA"/>
    <w:rsid w:val="00043FEC"/>
    <w:rsid w:val="00044D7E"/>
    <w:rsid w:val="00050D9B"/>
    <w:rsid w:val="000514DB"/>
    <w:rsid w:val="00057E0D"/>
    <w:rsid w:val="00057EF0"/>
    <w:rsid w:val="00064644"/>
    <w:rsid w:val="00065BBB"/>
    <w:rsid w:val="00066B3C"/>
    <w:rsid w:val="000713ED"/>
    <w:rsid w:val="00072D6B"/>
    <w:rsid w:val="000753EE"/>
    <w:rsid w:val="00075FAC"/>
    <w:rsid w:val="00077D95"/>
    <w:rsid w:val="00083FE2"/>
    <w:rsid w:val="0008419F"/>
    <w:rsid w:val="000861BE"/>
    <w:rsid w:val="000922C0"/>
    <w:rsid w:val="00092A63"/>
    <w:rsid w:val="000944A7"/>
    <w:rsid w:val="000A05DF"/>
    <w:rsid w:val="000A0F6C"/>
    <w:rsid w:val="000A1C49"/>
    <w:rsid w:val="000A2752"/>
    <w:rsid w:val="000A28E7"/>
    <w:rsid w:val="000B00E5"/>
    <w:rsid w:val="000C0479"/>
    <w:rsid w:val="000C1850"/>
    <w:rsid w:val="000C4367"/>
    <w:rsid w:val="000D1823"/>
    <w:rsid w:val="000D68D6"/>
    <w:rsid w:val="000D717E"/>
    <w:rsid w:val="000D74A5"/>
    <w:rsid w:val="000D74F1"/>
    <w:rsid w:val="000E110E"/>
    <w:rsid w:val="000E1B5C"/>
    <w:rsid w:val="000E3AB7"/>
    <w:rsid w:val="000E4A14"/>
    <w:rsid w:val="000E61DF"/>
    <w:rsid w:val="000F1852"/>
    <w:rsid w:val="000F569C"/>
    <w:rsid w:val="00104C31"/>
    <w:rsid w:val="00115D3C"/>
    <w:rsid w:val="00116D61"/>
    <w:rsid w:val="0011712B"/>
    <w:rsid w:val="00120627"/>
    <w:rsid w:val="0012067C"/>
    <w:rsid w:val="001257B2"/>
    <w:rsid w:val="00127927"/>
    <w:rsid w:val="0013445C"/>
    <w:rsid w:val="00134AFE"/>
    <w:rsid w:val="00140EF7"/>
    <w:rsid w:val="0014119B"/>
    <w:rsid w:val="001432DA"/>
    <w:rsid w:val="00143928"/>
    <w:rsid w:val="00151517"/>
    <w:rsid w:val="0015446A"/>
    <w:rsid w:val="00155A14"/>
    <w:rsid w:val="00157327"/>
    <w:rsid w:val="001612BD"/>
    <w:rsid w:val="00162FD3"/>
    <w:rsid w:val="001646C8"/>
    <w:rsid w:val="00165A8A"/>
    <w:rsid w:val="001666E2"/>
    <w:rsid w:val="00166EC2"/>
    <w:rsid w:val="00173403"/>
    <w:rsid w:val="0017409A"/>
    <w:rsid w:val="00180543"/>
    <w:rsid w:val="00181278"/>
    <w:rsid w:val="00182F23"/>
    <w:rsid w:val="001868A2"/>
    <w:rsid w:val="0019346B"/>
    <w:rsid w:val="001962DC"/>
    <w:rsid w:val="00196DC3"/>
    <w:rsid w:val="0019702A"/>
    <w:rsid w:val="001A0B5A"/>
    <w:rsid w:val="001A3275"/>
    <w:rsid w:val="001A46E9"/>
    <w:rsid w:val="001A7A47"/>
    <w:rsid w:val="001B0A71"/>
    <w:rsid w:val="001B156F"/>
    <w:rsid w:val="001B1CD2"/>
    <w:rsid w:val="001C1FD5"/>
    <w:rsid w:val="001D1CE0"/>
    <w:rsid w:val="001D315A"/>
    <w:rsid w:val="001D3539"/>
    <w:rsid w:val="001D61EB"/>
    <w:rsid w:val="001E2E51"/>
    <w:rsid w:val="001E3A97"/>
    <w:rsid w:val="001E47C4"/>
    <w:rsid w:val="001E48B7"/>
    <w:rsid w:val="001E7AF3"/>
    <w:rsid w:val="001F39D9"/>
    <w:rsid w:val="00204ECB"/>
    <w:rsid w:val="00212733"/>
    <w:rsid w:val="00212DC3"/>
    <w:rsid w:val="00215074"/>
    <w:rsid w:val="00215C1C"/>
    <w:rsid w:val="00215D7A"/>
    <w:rsid w:val="00217474"/>
    <w:rsid w:val="00234077"/>
    <w:rsid w:val="00234756"/>
    <w:rsid w:val="002353BA"/>
    <w:rsid w:val="002457EF"/>
    <w:rsid w:val="00252F30"/>
    <w:rsid w:val="00254601"/>
    <w:rsid w:val="0025676E"/>
    <w:rsid w:val="0026194A"/>
    <w:rsid w:val="002626E8"/>
    <w:rsid w:val="00264F3A"/>
    <w:rsid w:val="00266A83"/>
    <w:rsid w:val="00267F7D"/>
    <w:rsid w:val="00270FBA"/>
    <w:rsid w:val="0027512D"/>
    <w:rsid w:val="00276281"/>
    <w:rsid w:val="00285C21"/>
    <w:rsid w:val="00287DEB"/>
    <w:rsid w:val="002943FC"/>
    <w:rsid w:val="0029462A"/>
    <w:rsid w:val="00294EC9"/>
    <w:rsid w:val="00297A1D"/>
    <w:rsid w:val="002A016A"/>
    <w:rsid w:val="002A4097"/>
    <w:rsid w:val="002A56A7"/>
    <w:rsid w:val="002A7753"/>
    <w:rsid w:val="002B2E66"/>
    <w:rsid w:val="002B5225"/>
    <w:rsid w:val="002B7CD9"/>
    <w:rsid w:val="002C303F"/>
    <w:rsid w:val="002D311A"/>
    <w:rsid w:val="002D3D4C"/>
    <w:rsid w:val="002D52AF"/>
    <w:rsid w:val="002E1679"/>
    <w:rsid w:val="002E2CC2"/>
    <w:rsid w:val="002E3111"/>
    <w:rsid w:val="002E3C9D"/>
    <w:rsid w:val="002F1287"/>
    <w:rsid w:val="002F2443"/>
    <w:rsid w:val="002F47A8"/>
    <w:rsid w:val="002F628C"/>
    <w:rsid w:val="003116E2"/>
    <w:rsid w:val="00312B1C"/>
    <w:rsid w:val="00315877"/>
    <w:rsid w:val="0032055E"/>
    <w:rsid w:val="00320EC8"/>
    <w:rsid w:val="00323A9D"/>
    <w:rsid w:val="00324C02"/>
    <w:rsid w:val="003250AA"/>
    <w:rsid w:val="00326149"/>
    <w:rsid w:val="003272EB"/>
    <w:rsid w:val="00327B7F"/>
    <w:rsid w:val="003313C2"/>
    <w:rsid w:val="0033688C"/>
    <w:rsid w:val="00341909"/>
    <w:rsid w:val="00341E1C"/>
    <w:rsid w:val="00345ACE"/>
    <w:rsid w:val="00346D6D"/>
    <w:rsid w:val="003504A3"/>
    <w:rsid w:val="00352B29"/>
    <w:rsid w:val="00357041"/>
    <w:rsid w:val="00364F2C"/>
    <w:rsid w:val="00367027"/>
    <w:rsid w:val="00371E23"/>
    <w:rsid w:val="00372C93"/>
    <w:rsid w:val="00374AE9"/>
    <w:rsid w:val="00374EFC"/>
    <w:rsid w:val="00376C49"/>
    <w:rsid w:val="00381A1E"/>
    <w:rsid w:val="00390C2B"/>
    <w:rsid w:val="00394341"/>
    <w:rsid w:val="003975E4"/>
    <w:rsid w:val="003A6050"/>
    <w:rsid w:val="003B668B"/>
    <w:rsid w:val="003C132F"/>
    <w:rsid w:val="003C64F3"/>
    <w:rsid w:val="003D138B"/>
    <w:rsid w:val="003D330D"/>
    <w:rsid w:val="003D34F8"/>
    <w:rsid w:val="003E041F"/>
    <w:rsid w:val="003E1426"/>
    <w:rsid w:val="003E28CD"/>
    <w:rsid w:val="003E3F47"/>
    <w:rsid w:val="003E64AB"/>
    <w:rsid w:val="003F33C0"/>
    <w:rsid w:val="003F4F1E"/>
    <w:rsid w:val="004024F6"/>
    <w:rsid w:val="004055A0"/>
    <w:rsid w:val="00407475"/>
    <w:rsid w:val="004115D3"/>
    <w:rsid w:val="004229E4"/>
    <w:rsid w:val="00430044"/>
    <w:rsid w:val="00433007"/>
    <w:rsid w:val="00433C99"/>
    <w:rsid w:val="00435172"/>
    <w:rsid w:val="00443542"/>
    <w:rsid w:val="00445285"/>
    <w:rsid w:val="00450F3C"/>
    <w:rsid w:val="00451E62"/>
    <w:rsid w:val="004526B5"/>
    <w:rsid w:val="00472153"/>
    <w:rsid w:val="00473665"/>
    <w:rsid w:val="00474516"/>
    <w:rsid w:val="004756C6"/>
    <w:rsid w:val="00475F48"/>
    <w:rsid w:val="00477CAA"/>
    <w:rsid w:val="00480F97"/>
    <w:rsid w:val="004813EB"/>
    <w:rsid w:val="00481489"/>
    <w:rsid w:val="004931FC"/>
    <w:rsid w:val="00496F5A"/>
    <w:rsid w:val="004A71F6"/>
    <w:rsid w:val="004A7531"/>
    <w:rsid w:val="004B0016"/>
    <w:rsid w:val="004B23E1"/>
    <w:rsid w:val="004B29A5"/>
    <w:rsid w:val="004B4141"/>
    <w:rsid w:val="004C0C42"/>
    <w:rsid w:val="004C1158"/>
    <w:rsid w:val="004C2CE9"/>
    <w:rsid w:val="004C763A"/>
    <w:rsid w:val="004D0845"/>
    <w:rsid w:val="004D52EE"/>
    <w:rsid w:val="004D77E4"/>
    <w:rsid w:val="004E34AF"/>
    <w:rsid w:val="004E7DC8"/>
    <w:rsid w:val="004F012D"/>
    <w:rsid w:val="004F017B"/>
    <w:rsid w:val="004F4143"/>
    <w:rsid w:val="004F4D32"/>
    <w:rsid w:val="004F6FF6"/>
    <w:rsid w:val="005018C1"/>
    <w:rsid w:val="00510333"/>
    <w:rsid w:val="00510828"/>
    <w:rsid w:val="00513A2C"/>
    <w:rsid w:val="0051689A"/>
    <w:rsid w:val="00517070"/>
    <w:rsid w:val="00517CC2"/>
    <w:rsid w:val="005205EC"/>
    <w:rsid w:val="00521A6F"/>
    <w:rsid w:val="0052396E"/>
    <w:rsid w:val="00527B46"/>
    <w:rsid w:val="00531025"/>
    <w:rsid w:val="005343DF"/>
    <w:rsid w:val="00534941"/>
    <w:rsid w:val="00534D30"/>
    <w:rsid w:val="00536A70"/>
    <w:rsid w:val="00540388"/>
    <w:rsid w:val="00540445"/>
    <w:rsid w:val="005430D4"/>
    <w:rsid w:val="0054653C"/>
    <w:rsid w:val="00547F60"/>
    <w:rsid w:val="00553FC9"/>
    <w:rsid w:val="00554AFC"/>
    <w:rsid w:val="0056004F"/>
    <w:rsid w:val="00560BCF"/>
    <w:rsid w:val="0056381E"/>
    <w:rsid w:val="00565405"/>
    <w:rsid w:val="00566E8B"/>
    <w:rsid w:val="0056701B"/>
    <w:rsid w:val="00572BA2"/>
    <w:rsid w:val="00575453"/>
    <w:rsid w:val="00575D8E"/>
    <w:rsid w:val="005778C5"/>
    <w:rsid w:val="0058480C"/>
    <w:rsid w:val="00587250"/>
    <w:rsid w:val="00590381"/>
    <w:rsid w:val="00596DF3"/>
    <w:rsid w:val="00597A21"/>
    <w:rsid w:val="005A13F4"/>
    <w:rsid w:val="005A48A8"/>
    <w:rsid w:val="005B0FCA"/>
    <w:rsid w:val="005B1875"/>
    <w:rsid w:val="005B567A"/>
    <w:rsid w:val="005B681E"/>
    <w:rsid w:val="005B7191"/>
    <w:rsid w:val="005C3C95"/>
    <w:rsid w:val="005D2126"/>
    <w:rsid w:val="005D3A49"/>
    <w:rsid w:val="005D46A0"/>
    <w:rsid w:val="005D7202"/>
    <w:rsid w:val="005D7ECC"/>
    <w:rsid w:val="005E1808"/>
    <w:rsid w:val="005E5BB0"/>
    <w:rsid w:val="005E5E97"/>
    <w:rsid w:val="005E7B94"/>
    <w:rsid w:val="005F08F6"/>
    <w:rsid w:val="005F3AB2"/>
    <w:rsid w:val="005F53BC"/>
    <w:rsid w:val="005F77BF"/>
    <w:rsid w:val="00604085"/>
    <w:rsid w:val="0061287B"/>
    <w:rsid w:val="00614879"/>
    <w:rsid w:val="006151D2"/>
    <w:rsid w:val="006200A2"/>
    <w:rsid w:val="00621475"/>
    <w:rsid w:val="00622910"/>
    <w:rsid w:val="00624842"/>
    <w:rsid w:val="0062661F"/>
    <w:rsid w:val="0063028E"/>
    <w:rsid w:val="00643303"/>
    <w:rsid w:val="006434AD"/>
    <w:rsid w:val="0064396E"/>
    <w:rsid w:val="00647BAF"/>
    <w:rsid w:val="006522E8"/>
    <w:rsid w:val="006524F4"/>
    <w:rsid w:val="00652CF3"/>
    <w:rsid w:val="00653EC3"/>
    <w:rsid w:val="00654064"/>
    <w:rsid w:val="006560B7"/>
    <w:rsid w:val="00656DA2"/>
    <w:rsid w:val="0065791D"/>
    <w:rsid w:val="00666FA8"/>
    <w:rsid w:val="0066718E"/>
    <w:rsid w:val="006675B0"/>
    <w:rsid w:val="006837CA"/>
    <w:rsid w:val="00685F68"/>
    <w:rsid w:val="00691792"/>
    <w:rsid w:val="00694C24"/>
    <w:rsid w:val="00697D7D"/>
    <w:rsid w:val="006A0B39"/>
    <w:rsid w:val="006B3C91"/>
    <w:rsid w:val="006C7F15"/>
    <w:rsid w:val="006D24E6"/>
    <w:rsid w:val="006D3A31"/>
    <w:rsid w:val="006D425F"/>
    <w:rsid w:val="006D4D25"/>
    <w:rsid w:val="006D57A6"/>
    <w:rsid w:val="006D5C05"/>
    <w:rsid w:val="006D64C4"/>
    <w:rsid w:val="006E0757"/>
    <w:rsid w:val="006E0C26"/>
    <w:rsid w:val="006E0F1E"/>
    <w:rsid w:val="006E3841"/>
    <w:rsid w:val="006E6107"/>
    <w:rsid w:val="006E686C"/>
    <w:rsid w:val="006E7484"/>
    <w:rsid w:val="006F034C"/>
    <w:rsid w:val="006F1076"/>
    <w:rsid w:val="006F1C5D"/>
    <w:rsid w:val="006F239E"/>
    <w:rsid w:val="006F55FA"/>
    <w:rsid w:val="006F7BA7"/>
    <w:rsid w:val="00702D26"/>
    <w:rsid w:val="00707F25"/>
    <w:rsid w:val="007103A6"/>
    <w:rsid w:val="00710CE6"/>
    <w:rsid w:val="00713407"/>
    <w:rsid w:val="00722151"/>
    <w:rsid w:val="00722F4B"/>
    <w:rsid w:val="00723C69"/>
    <w:rsid w:val="00731BF8"/>
    <w:rsid w:val="00741CAB"/>
    <w:rsid w:val="0074602C"/>
    <w:rsid w:val="007539CD"/>
    <w:rsid w:val="007541C4"/>
    <w:rsid w:val="00755CA3"/>
    <w:rsid w:val="007575A0"/>
    <w:rsid w:val="007620B3"/>
    <w:rsid w:val="00767B95"/>
    <w:rsid w:val="00770AE8"/>
    <w:rsid w:val="00770F97"/>
    <w:rsid w:val="007746AF"/>
    <w:rsid w:val="007801D0"/>
    <w:rsid w:val="00781191"/>
    <w:rsid w:val="007833F0"/>
    <w:rsid w:val="00787307"/>
    <w:rsid w:val="0079399E"/>
    <w:rsid w:val="0079513E"/>
    <w:rsid w:val="007B5386"/>
    <w:rsid w:val="007B5445"/>
    <w:rsid w:val="007C737A"/>
    <w:rsid w:val="007C74F2"/>
    <w:rsid w:val="007C762C"/>
    <w:rsid w:val="007D16E6"/>
    <w:rsid w:val="007E1DCF"/>
    <w:rsid w:val="007E4044"/>
    <w:rsid w:val="007E5D55"/>
    <w:rsid w:val="007F0F75"/>
    <w:rsid w:val="007F223A"/>
    <w:rsid w:val="007F3230"/>
    <w:rsid w:val="007F5782"/>
    <w:rsid w:val="00802E8D"/>
    <w:rsid w:val="00806A8B"/>
    <w:rsid w:val="00827A9B"/>
    <w:rsid w:val="00835496"/>
    <w:rsid w:val="00837726"/>
    <w:rsid w:val="00841EAB"/>
    <w:rsid w:val="00850B7B"/>
    <w:rsid w:val="00850CD5"/>
    <w:rsid w:val="008519B4"/>
    <w:rsid w:val="00852351"/>
    <w:rsid w:val="0085350A"/>
    <w:rsid w:val="008539C7"/>
    <w:rsid w:val="00856CE6"/>
    <w:rsid w:val="00857DF6"/>
    <w:rsid w:val="008653C2"/>
    <w:rsid w:val="00866A8E"/>
    <w:rsid w:val="00866F5D"/>
    <w:rsid w:val="00870723"/>
    <w:rsid w:val="00871BD8"/>
    <w:rsid w:val="008757B7"/>
    <w:rsid w:val="0087786E"/>
    <w:rsid w:val="00881CF0"/>
    <w:rsid w:val="00882414"/>
    <w:rsid w:val="0089587D"/>
    <w:rsid w:val="008A5B2B"/>
    <w:rsid w:val="008C0AE3"/>
    <w:rsid w:val="008C0FE7"/>
    <w:rsid w:val="008C3DAB"/>
    <w:rsid w:val="008C6561"/>
    <w:rsid w:val="008C7747"/>
    <w:rsid w:val="008D19BF"/>
    <w:rsid w:val="008D2E77"/>
    <w:rsid w:val="008D4591"/>
    <w:rsid w:val="008D60F5"/>
    <w:rsid w:val="008D7F45"/>
    <w:rsid w:val="008E10C2"/>
    <w:rsid w:val="008E3B4D"/>
    <w:rsid w:val="008E64D3"/>
    <w:rsid w:val="008E743C"/>
    <w:rsid w:val="008E7ADF"/>
    <w:rsid w:val="008F0BBF"/>
    <w:rsid w:val="008F2552"/>
    <w:rsid w:val="008F3E95"/>
    <w:rsid w:val="008F546D"/>
    <w:rsid w:val="00911878"/>
    <w:rsid w:val="0091663C"/>
    <w:rsid w:val="00921F73"/>
    <w:rsid w:val="00927A6F"/>
    <w:rsid w:val="00932B88"/>
    <w:rsid w:val="00932ECD"/>
    <w:rsid w:val="009335B7"/>
    <w:rsid w:val="00933F7F"/>
    <w:rsid w:val="0093455A"/>
    <w:rsid w:val="009365A5"/>
    <w:rsid w:val="009424F3"/>
    <w:rsid w:val="00942C42"/>
    <w:rsid w:val="0094487D"/>
    <w:rsid w:val="00945BA1"/>
    <w:rsid w:val="009464FB"/>
    <w:rsid w:val="009472E2"/>
    <w:rsid w:val="009477BD"/>
    <w:rsid w:val="0095090B"/>
    <w:rsid w:val="00951291"/>
    <w:rsid w:val="00954473"/>
    <w:rsid w:val="009620A6"/>
    <w:rsid w:val="00964C56"/>
    <w:rsid w:val="00971987"/>
    <w:rsid w:val="00976CF1"/>
    <w:rsid w:val="00980FDA"/>
    <w:rsid w:val="00981B0D"/>
    <w:rsid w:val="00985EB5"/>
    <w:rsid w:val="00986DDF"/>
    <w:rsid w:val="00990EC7"/>
    <w:rsid w:val="009966B7"/>
    <w:rsid w:val="00997C31"/>
    <w:rsid w:val="009A10EC"/>
    <w:rsid w:val="009A3363"/>
    <w:rsid w:val="009A664C"/>
    <w:rsid w:val="009A7DC6"/>
    <w:rsid w:val="009B0482"/>
    <w:rsid w:val="009B1880"/>
    <w:rsid w:val="009B5522"/>
    <w:rsid w:val="009B5F15"/>
    <w:rsid w:val="009B6870"/>
    <w:rsid w:val="009C0DCF"/>
    <w:rsid w:val="009C27BB"/>
    <w:rsid w:val="009D0AF1"/>
    <w:rsid w:val="009D10FC"/>
    <w:rsid w:val="009D262F"/>
    <w:rsid w:val="009D2873"/>
    <w:rsid w:val="009D2C91"/>
    <w:rsid w:val="009E5CEC"/>
    <w:rsid w:val="009E6D6C"/>
    <w:rsid w:val="009F2A57"/>
    <w:rsid w:val="009F505B"/>
    <w:rsid w:val="009F6CEC"/>
    <w:rsid w:val="009F73F0"/>
    <w:rsid w:val="009F787E"/>
    <w:rsid w:val="00A0177D"/>
    <w:rsid w:val="00A03E06"/>
    <w:rsid w:val="00A04093"/>
    <w:rsid w:val="00A13132"/>
    <w:rsid w:val="00A142DF"/>
    <w:rsid w:val="00A20AE2"/>
    <w:rsid w:val="00A2567C"/>
    <w:rsid w:val="00A27917"/>
    <w:rsid w:val="00A27C66"/>
    <w:rsid w:val="00A321D8"/>
    <w:rsid w:val="00A32E28"/>
    <w:rsid w:val="00A36868"/>
    <w:rsid w:val="00A409F3"/>
    <w:rsid w:val="00A45109"/>
    <w:rsid w:val="00A5564E"/>
    <w:rsid w:val="00A56311"/>
    <w:rsid w:val="00A65732"/>
    <w:rsid w:val="00A677C6"/>
    <w:rsid w:val="00A67C41"/>
    <w:rsid w:val="00A70608"/>
    <w:rsid w:val="00A72CF3"/>
    <w:rsid w:val="00A75323"/>
    <w:rsid w:val="00A768E7"/>
    <w:rsid w:val="00A81332"/>
    <w:rsid w:val="00A82CBF"/>
    <w:rsid w:val="00A86093"/>
    <w:rsid w:val="00A86EAF"/>
    <w:rsid w:val="00A909D6"/>
    <w:rsid w:val="00A91A6F"/>
    <w:rsid w:val="00AA5A0D"/>
    <w:rsid w:val="00AA5E87"/>
    <w:rsid w:val="00AB2DDC"/>
    <w:rsid w:val="00AB7F98"/>
    <w:rsid w:val="00AD1FCA"/>
    <w:rsid w:val="00AD31F0"/>
    <w:rsid w:val="00AD4747"/>
    <w:rsid w:val="00AD7486"/>
    <w:rsid w:val="00AE0DD8"/>
    <w:rsid w:val="00AE5A54"/>
    <w:rsid w:val="00AE65F5"/>
    <w:rsid w:val="00AF131A"/>
    <w:rsid w:val="00AF248A"/>
    <w:rsid w:val="00AF5F53"/>
    <w:rsid w:val="00AF5FE5"/>
    <w:rsid w:val="00B005E6"/>
    <w:rsid w:val="00B044BE"/>
    <w:rsid w:val="00B0474E"/>
    <w:rsid w:val="00B117D4"/>
    <w:rsid w:val="00B1546A"/>
    <w:rsid w:val="00B16F40"/>
    <w:rsid w:val="00B232AB"/>
    <w:rsid w:val="00B246DB"/>
    <w:rsid w:val="00B25ECD"/>
    <w:rsid w:val="00B30A54"/>
    <w:rsid w:val="00B322FB"/>
    <w:rsid w:val="00B32321"/>
    <w:rsid w:val="00B35E9B"/>
    <w:rsid w:val="00B41BF8"/>
    <w:rsid w:val="00B434CE"/>
    <w:rsid w:val="00B448F7"/>
    <w:rsid w:val="00B45683"/>
    <w:rsid w:val="00B471B6"/>
    <w:rsid w:val="00B54F57"/>
    <w:rsid w:val="00B55BA1"/>
    <w:rsid w:val="00B576AB"/>
    <w:rsid w:val="00B60876"/>
    <w:rsid w:val="00B61E9A"/>
    <w:rsid w:val="00B61F33"/>
    <w:rsid w:val="00B63799"/>
    <w:rsid w:val="00B63B20"/>
    <w:rsid w:val="00B675A9"/>
    <w:rsid w:val="00B7280E"/>
    <w:rsid w:val="00B73ED2"/>
    <w:rsid w:val="00B75E56"/>
    <w:rsid w:val="00B76B8B"/>
    <w:rsid w:val="00B777B4"/>
    <w:rsid w:val="00B831B2"/>
    <w:rsid w:val="00B8489E"/>
    <w:rsid w:val="00B87E9E"/>
    <w:rsid w:val="00BA437C"/>
    <w:rsid w:val="00BA68EA"/>
    <w:rsid w:val="00BB36AE"/>
    <w:rsid w:val="00BB45CC"/>
    <w:rsid w:val="00BC3A03"/>
    <w:rsid w:val="00BC4CEE"/>
    <w:rsid w:val="00BC5502"/>
    <w:rsid w:val="00BD20B7"/>
    <w:rsid w:val="00BD48BA"/>
    <w:rsid w:val="00BD624F"/>
    <w:rsid w:val="00BD7191"/>
    <w:rsid w:val="00BE43D4"/>
    <w:rsid w:val="00BE4C81"/>
    <w:rsid w:val="00BE5ABA"/>
    <w:rsid w:val="00BE6B93"/>
    <w:rsid w:val="00BE6E2C"/>
    <w:rsid w:val="00BF1A88"/>
    <w:rsid w:val="00BF28BD"/>
    <w:rsid w:val="00BF4115"/>
    <w:rsid w:val="00BF61C8"/>
    <w:rsid w:val="00C04431"/>
    <w:rsid w:val="00C12C32"/>
    <w:rsid w:val="00C1425C"/>
    <w:rsid w:val="00C15EAE"/>
    <w:rsid w:val="00C220DE"/>
    <w:rsid w:val="00C22CDA"/>
    <w:rsid w:val="00C233B5"/>
    <w:rsid w:val="00C23911"/>
    <w:rsid w:val="00C2498A"/>
    <w:rsid w:val="00C26E0D"/>
    <w:rsid w:val="00C3160C"/>
    <w:rsid w:val="00C333E6"/>
    <w:rsid w:val="00C404C2"/>
    <w:rsid w:val="00C40938"/>
    <w:rsid w:val="00C42412"/>
    <w:rsid w:val="00C42605"/>
    <w:rsid w:val="00C45619"/>
    <w:rsid w:val="00C4619B"/>
    <w:rsid w:val="00C51718"/>
    <w:rsid w:val="00C614FD"/>
    <w:rsid w:val="00C61D61"/>
    <w:rsid w:val="00C62D00"/>
    <w:rsid w:val="00C700CD"/>
    <w:rsid w:val="00C7335D"/>
    <w:rsid w:val="00C82DE5"/>
    <w:rsid w:val="00C85863"/>
    <w:rsid w:val="00C87200"/>
    <w:rsid w:val="00C902C4"/>
    <w:rsid w:val="00C92420"/>
    <w:rsid w:val="00C94152"/>
    <w:rsid w:val="00C972F0"/>
    <w:rsid w:val="00CA07B3"/>
    <w:rsid w:val="00CA08EA"/>
    <w:rsid w:val="00CA6FF1"/>
    <w:rsid w:val="00CA715C"/>
    <w:rsid w:val="00CB3E4F"/>
    <w:rsid w:val="00CB45D4"/>
    <w:rsid w:val="00CB5AB8"/>
    <w:rsid w:val="00CB5EB9"/>
    <w:rsid w:val="00CB6D49"/>
    <w:rsid w:val="00CD07DF"/>
    <w:rsid w:val="00CD5A78"/>
    <w:rsid w:val="00CD71D8"/>
    <w:rsid w:val="00CE2A74"/>
    <w:rsid w:val="00CE3214"/>
    <w:rsid w:val="00CF0CA9"/>
    <w:rsid w:val="00CF13A0"/>
    <w:rsid w:val="00D026A1"/>
    <w:rsid w:val="00D03240"/>
    <w:rsid w:val="00D0403F"/>
    <w:rsid w:val="00D13DD0"/>
    <w:rsid w:val="00D140E4"/>
    <w:rsid w:val="00D218CD"/>
    <w:rsid w:val="00D2252F"/>
    <w:rsid w:val="00D2498E"/>
    <w:rsid w:val="00D254C6"/>
    <w:rsid w:val="00D25B5C"/>
    <w:rsid w:val="00D267F4"/>
    <w:rsid w:val="00D33D16"/>
    <w:rsid w:val="00D44B45"/>
    <w:rsid w:val="00D462D0"/>
    <w:rsid w:val="00D5152D"/>
    <w:rsid w:val="00D6096F"/>
    <w:rsid w:val="00D61B23"/>
    <w:rsid w:val="00D65C72"/>
    <w:rsid w:val="00D71B24"/>
    <w:rsid w:val="00D75817"/>
    <w:rsid w:val="00D764C9"/>
    <w:rsid w:val="00D807D1"/>
    <w:rsid w:val="00D85FFA"/>
    <w:rsid w:val="00D87B9D"/>
    <w:rsid w:val="00D923E8"/>
    <w:rsid w:val="00D945C5"/>
    <w:rsid w:val="00D94F6D"/>
    <w:rsid w:val="00D955F9"/>
    <w:rsid w:val="00DA0672"/>
    <w:rsid w:val="00DA0E5E"/>
    <w:rsid w:val="00DA3009"/>
    <w:rsid w:val="00DA337F"/>
    <w:rsid w:val="00DA5C42"/>
    <w:rsid w:val="00DB21E0"/>
    <w:rsid w:val="00DB5859"/>
    <w:rsid w:val="00DB7FA6"/>
    <w:rsid w:val="00DC0B84"/>
    <w:rsid w:val="00DC4D85"/>
    <w:rsid w:val="00DC5EEA"/>
    <w:rsid w:val="00DC6A9B"/>
    <w:rsid w:val="00DC7D95"/>
    <w:rsid w:val="00DD1813"/>
    <w:rsid w:val="00DD3492"/>
    <w:rsid w:val="00DD4228"/>
    <w:rsid w:val="00DD5B2B"/>
    <w:rsid w:val="00DE10AC"/>
    <w:rsid w:val="00DE3F39"/>
    <w:rsid w:val="00DE461A"/>
    <w:rsid w:val="00DE4624"/>
    <w:rsid w:val="00DF1112"/>
    <w:rsid w:val="00DF138B"/>
    <w:rsid w:val="00DF220B"/>
    <w:rsid w:val="00DF4928"/>
    <w:rsid w:val="00DF769B"/>
    <w:rsid w:val="00E01695"/>
    <w:rsid w:val="00E01CE5"/>
    <w:rsid w:val="00E03913"/>
    <w:rsid w:val="00E05BFC"/>
    <w:rsid w:val="00E06AED"/>
    <w:rsid w:val="00E1219D"/>
    <w:rsid w:val="00E16683"/>
    <w:rsid w:val="00E17DB9"/>
    <w:rsid w:val="00E20E7F"/>
    <w:rsid w:val="00E21FEF"/>
    <w:rsid w:val="00E22B88"/>
    <w:rsid w:val="00E23C6A"/>
    <w:rsid w:val="00E262F3"/>
    <w:rsid w:val="00E30888"/>
    <w:rsid w:val="00E37D0B"/>
    <w:rsid w:val="00E42218"/>
    <w:rsid w:val="00E471A8"/>
    <w:rsid w:val="00E5185E"/>
    <w:rsid w:val="00E55713"/>
    <w:rsid w:val="00E61043"/>
    <w:rsid w:val="00E77254"/>
    <w:rsid w:val="00E80DFB"/>
    <w:rsid w:val="00E82F8F"/>
    <w:rsid w:val="00E92F3B"/>
    <w:rsid w:val="00E95031"/>
    <w:rsid w:val="00E97A63"/>
    <w:rsid w:val="00EA3C48"/>
    <w:rsid w:val="00EA7473"/>
    <w:rsid w:val="00EA7982"/>
    <w:rsid w:val="00EB1E22"/>
    <w:rsid w:val="00EC0F70"/>
    <w:rsid w:val="00EC187E"/>
    <w:rsid w:val="00EC5B7C"/>
    <w:rsid w:val="00ED0945"/>
    <w:rsid w:val="00ED430F"/>
    <w:rsid w:val="00ED5815"/>
    <w:rsid w:val="00EE1DC8"/>
    <w:rsid w:val="00EE5F3F"/>
    <w:rsid w:val="00EF2464"/>
    <w:rsid w:val="00EF60E1"/>
    <w:rsid w:val="00F02E6C"/>
    <w:rsid w:val="00F12965"/>
    <w:rsid w:val="00F141DF"/>
    <w:rsid w:val="00F152CB"/>
    <w:rsid w:val="00F1576C"/>
    <w:rsid w:val="00F259EB"/>
    <w:rsid w:val="00F25BC1"/>
    <w:rsid w:val="00F359DC"/>
    <w:rsid w:val="00F36567"/>
    <w:rsid w:val="00F408D2"/>
    <w:rsid w:val="00F43CB5"/>
    <w:rsid w:val="00F50E96"/>
    <w:rsid w:val="00F51783"/>
    <w:rsid w:val="00F52A68"/>
    <w:rsid w:val="00F53748"/>
    <w:rsid w:val="00F53CAB"/>
    <w:rsid w:val="00F549D5"/>
    <w:rsid w:val="00F55EA8"/>
    <w:rsid w:val="00F56330"/>
    <w:rsid w:val="00F605B6"/>
    <w:rsid w:val="00F612C6"/>
    <w:rsid w:val="00F636A9"/>
    <w:rsid w:val="00F72049"/>
    <w:rsid w:val="00F838F1"/>
    <w:rsid w:val="00F91A73"/>
    <w:rsid w:val="00F95440"/>
    <w:rsid w:val="00F95EAD"/>
    <w:rsid w:val="00F96076"/>
    <w:rsid w:val="00FA0023"/>
    <w:rsid w:val="00FA005F"/>
    <w:rsid w:val="00FA4CE5"/>
    <w:rsid w:val="00FB0712"/>
    <w:rsid w:val="00FB34DC"/>
    <w:rsid w:val="00FB3D6C"/>
    <w:rsid w:val="00FC19AD"/>
    <w:rsid w:val="00FC44C4"/>
    <w:rsid w:val="00FC455A"/>
    <w:rsid w:val="00FD2B66"/>
    <w:rsid w:val="00FD6E58"/>
    <w:rsid w:val="00FE21BD"/>
    <w:rsid w:val="00FE2983"/>
    <w:rsid w:val="00FE5AE9"/>
    <w:rsid w:val="00FE76D8"/>
    <w:rsid w:val="00FF1DA5"/>
    <w:rsid w:val="00FF37A9"/>
  </w:rsids>
  <m:mathPr>
    <m:mathFont m:val="Cambria Math"/>
    <m:wrapRight/>
  </m:mathPr>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0" w:uiPriority="0" w:unhideWhenUsed="0"/>
    <w:lsdException w:name="index 2" w:semiHidden="0" w:uiPriority="0" w:unhideWhenUsed="0"/>
    <w:lsdException w:name="index 3" w:semiHidden="0" w:uiPriority="0" w:unhideWhenUsed="0"/>
    <w:lsdException w:name="index 4" w:semiHidden="0" w:uiPriority="0" w:unhideWhenUsed="0"/>
    <w:lsdException w:name="index 5" w:semiHidden="0" w:uiPriority="0" w:unhideWhenUsed="0"/>
    <w:lsdException w:name="index 6" w:semiHidden="0" w:uiPriority="0" w:unhideWhenUsed="0"/>
    <w:lsdException w:name="index 7" w:semiHidden="0" w:uiPriority="0" w:unhideWhenUsed="0"/>
    <w:lsdException w:name="index 8" w:semiHidden="0" w:uiPriority="0" w:unhideWhenUsed="0"/>
    <w:lsdException w:name="index 9" w:semiHidden="0" w:uiPriority="0" w:unhideWhenUsed="0"/>
    <w:lsdException w:name="toc 1" w:semiHidden="0" w:uiPriority="0" w:unhideWhenUsed="0"/>
    <w:lsdException w:name="toc 2" w:semiHidden="0" w:uiPriority="0" w:unhideWhenUsed="0"/>
    <w:lsdException w:name="toc 3" w:semiHidden="0" w:uiPriority="0" w:unhideWhenUsed="0"/>
    <w:lsdException w:name="toc 4" w:semiHidden="0" w:uiPriority="0" w:unhideWhenUsed="0"/>
    <w:lsdException w:name="toc 5" w:semiHidden="0" w:uiPriority="0" w:unhideWhenUsed="0"/>
    <w:lsdException w:name="toc 6" w:semiHidden="0" w:uiPriority="0" w:unhideWhenUsed="0"/>
    <w:lsdException w:name="toc 7" w:semiHidden="0" w:uiPriority="0" w:unhideWhenUsed="0"/>
    <w:lsdException w:name="toc 8" w:semiHidden="0" w:uiPriority="0" w:unhideWhenUsed="0"/>
    <w:lsdException w:name="toc 9" w:semiHidden="0" w:uiPriority="0" w:unhideWhenUsed="0"/>
    <w:lsdException w:name="Normal Indent" w:semiHidden="0" w:uiPriority="0" w:unhideWhenUsed="0"/>
    <w:lsdException w:name="footnote text" w:semiHidden="0" w:uiPriority="0" w:unhideWhenUsed="0"/>
    <w:lsdException w:name="annotation text" w:semiHidden="0" w:uiPriority="0" w:unhideWhenUsed="0"/>
    <w:lsdException w:name="header" w:semiHidden="0" w:unhideWhenUsed="0"/>
    <w:lsdException w:name="footer" w:semiHidden="0" w:uiPriority="0" w:unhideWhenUsed="0"/>
    <w:lsdException w:name="index heading" w:semiHidden="0" w:uiPriority="0" w:unhideWhenUsed="0"/>
    <w:lsdException w:name="caption" w:uiPriority="0" w:qFormat="1"/>
    <w:lsdException w:name="table of figures" w:semiHidden="0" w:uiPriority="0" w:unhideWhenUsed="0"/>
    <w:lsdException w:name="envelope address" w:semiHidden="0" w:uiPriority="0" w:unhideWhenUsed="0"/>
    <w:lsdException w:name="envelope return" w:semiHidden="0" w:uiPriority="0" w:unhideWhenUsed="0"/>
    <w:lsdException w:name="footnote reference" w:semiHidden="0" w:uiPriority="0" w:unhideWhenUsed="0"/>
    <w:lsdException w:name="annotation reference" w:semiHidden="0" w:uiPriority="0" w:unhideWhenUsed="0"/>
    <w:lsdException w:name="line number" w:semiHidden="0" w:uiPriority="0" w:unhideWhenUsed="0"/>
    <w:lsdException w:name="page number" w:semiHidden="0" w:uiPriority="0" w:unhideWhenUsed="0"/>
    <w:lsdException w:name="endnote reference" w:semiHidden="0" w:uiPriority="0" w:unhideWhenUsed="0"/>
    <w:lsdException w:name="endnote text" w:semiHidden="0" w:uiPriority="0" w:unhideWhenUsed="0"/>
    <w:lsdException w:name="table of authorities" w:semiHidden="0" w:uiPriority="0" w:unhideWhenUsed="0"/>
    <w:lsdException w:name="macro" w:semiHidden="0" w:uiPriority="0" w:unhideWhenUsed="0"/>
    <w:lsdException w:name="toa heading" w:semiHidden="0" w:uiPriority="0" w:unhideWhenUsed="0"/>
    <w:lsdException w:name="List" w:semiHidden="0" w:uiPriority="0" w:unhideWhenUsed="0"/>
    <w:lsdException w:name="List Bullet" w:semiHidden="0" w:uiPriority="0" w:unhideWhenUsed="0"/>
    <w:lsdException w:name="List Number" w:semiHidden="0" w:uiPriority="0" w:unhideWhenUsed="0"/>
    <w:lsdException w:name="List 2" w:semiHidden="0" w:uiPriority="0" w:unhideWhenUsed="0"/>
    <w:lsdException w:name="List 3" w:semiHidden="0" w:uiPriority="0" w:unhideWhenUsed="0"/>
    <w:lsdException w:name="List 4" w:semiHidden="0" w:uiPriority="0" w:unhideWhenUsed="0"/>
    <w:lsdException w:name="List 5" w:semiHidden="0" w:uiPriority="0" w:unhideWhenUsed="0"/>
    <w:lsdException w:name="List Bullet 2" w:semiHidden="0" w:uiPriority="0" w:unhideWhenUsed="0"/>
    <w:lsdException w:name="List Bullet 3" w:semiHidden="0" w:uiPriority="0" w:unhideWhenUsed="0"/>
    <w:lsdException w:name="List Bullet 4" w:semiHidden="0" w:uiPriority="0" w:unhideWhenUsed="0"/>
    <w:lsdException w:name="List Bullet 5" w:semiHidden="0" w:uiPriority="0" w:unhideWhenUsed="0"/>
    <w:lsdException w:name="List Number 2" w:semiHidden="0" w:uiPriority="0" w:unhideWhenUsed="0"/>
    <w:lsdException w:name="List Number 3" w:semiHidden="0" w:uiPriority="0" w:unhideWhenUsed="0"/>
    <w:lsdException w:name="List Number 4" w:semiHidden="0" w:uiPriority="0" w:unhideWhenUsed="0"/>
    <w:lsdException w:name="List Number 5" w:semiHidden="0" w:uiPriority="0" w:unhideWhenUsed="0"/>
    <w:lsdException w:name="Title" w:semiHidden="0" w:uiPriority="0" w:unhideWhenUsed="0" w:qFormat="1"/>
    <w:lsdException w:name="Closing" w:semiHidden="0" w:uiPriority="0" w:unhideWhenUsed="0"/>
    <w:lsdException w:name="Signature" w:semiHidden="0" w:uiPriority="0" w:unhideWhenUsed="0"/>
    <w:lsdException w:name="Default Paragraph Font" w:semiHidden="0" w:uiPriority="0" w:unhideWhenUsed="0"/>
    <w:lsdException w:name="Body Text" w:semiHidden="0" w:uiPriority="0" w:unhideWhenUsed="0"/>
    <w:lsdException w:name="Body Text Indent" w:semiHidden="0" w:uiPriority="0" w:unhideWhenUsed="0"/>
    <w:lsdException w:name="List Continue" w:semiHidden="0" w:uiPriority="0" w:unhideWhenUsed="0"/>
    <w:lsdException w:name="List Continue 2" w:semiHidden="0" w:uiPriority="0" w:unhideWhenUsed="0"/>
    <w:lsdException w:name="List Continue 3" w:semiHidden="0" w:uiPriority="0" w:unhideWhenUsed="0"/>
    <w:lsdException w:name="List Continue 4" w:semiHidden="0" w:uiPriority="0" w:unhideWhenUsed="0"/>
    <w:lsdException w:name="List Continue 5" w:semiHidden="0" w:uiPriority="0" w:unhideWhenUsed="0"/>
    <w:lsdException w:name="Message Header" w:semiHidden="0" w:uiPriority="0" w:unhideWhenUsed="0"/>
    <w:lsdException w:name="Subtitle" w:semiHidden="0" w:uiPriority="0" w:unhideWhenUsed="0" w:qFormat="1"/>
    <w:lsdException w:name="Salutation" w:semiHidden="0" w:uiPriority="0" w:unhideWhenUsed="0"/>
    <w:lsdException w:name="Date" w:semiHidden="0" w:uiPriority="0" w:unhideWhenUsed="0"/>
    <w:lsdException w:name="Body Text First Indent" w:semiHidden="0" w:uiPriority="0" w:unhideWhenUsed="0"/>
    <w:lsdException w:name="Body Text First Indent 2" w:semiHidden="0" w:uiPriority="0" w:unhideWhenUsed="0"/>
    <w:lsdException w:name="Note Heading" w:semiHidden="0" w:uiPriority="0" w:unhideWhenUsed="0"/>
    <w:lsdException w:name="Body Text 2" w:semiHidden="0" w:uiPriority="0" w:unhideWhenUsed="0"/>
    <w:lsdException w:name="Body Text 3" w:semiHidden="0" w:uiPriority="0" w:unhideWhenUsed="0"/>
    <w:lsdException w:name="Body Text Indent 2" w:semiHidden="0" w:uiPriority="0" w:unhideWhenUsed="0"/>
    <w:lsdException w:name="Body Text Indent 3" w:semiHidden="0" w:uiPriority="0" w:unhideWhenUsed="0"/>
    <w:lsdException w:name="Block Text" w:semiHidden="0" w:uiPriority="0" w:unhideWhenUsed="0"/>
    <w:lsdException w:name="Hyperlink" w:semiHidden="0" w:uiPriority="0" w:unhideWhenUsed="0"/>
    <w:lsdException w:name="FollowedHyperlink" w:semiHidden="0" w:uiPriority="0" w:unhideWhenUsed="0"/>
    <w:lsdException w:name="Strong" w:semiHidden="0" w:uiPriority="0" w:unhideWhenUsed="0" w:qFormat="1"/>
    <w:lsdException w:name="Emphasis" w:semiHidden="0" w:uiPriority="0" w:unhideWhenUsed="0" w:qFormat="1"/>
    <w:lsdException w:name="Document Map" w:semiHidden="0" w:uiPriority="0" w:unhideWhenUsed="0"/>
    <w:lsdException w:name="Plain Text" w:semiHidden="0" w:uiPriority="0" w:unhideWhenUsed="0"/>
    <w:lsdException w:name="E-mail Signature" w:semiHidden="0" w:uiPriority="0" w:unhideWhenUsed="0"/>
    <w:lsdException w:name="HTML Top of Form" w:semiHidden="0" w:uiPriority="0" w:unhideWhenUsed="0"/>
    <w:lsdException w:name="HTML Bottom of Form" w:semiHidden="0" w:uiPriority="0" w:unhideWhenUsed="0"/>
    <w:lsdException w:name="Normal (Web)" w:semiHidden="0" w:uiPriority="0" w:unhideWhenUsed="0"/>
    <w:lsdException w:name="HTML Acronym" w:semiHidden="0" w:uiPriority="0" w:unhideWhenUsed="0"/>
    <w:lsdException w:name="HTML Address" w:semiHidden="0" w:uiPriority="0" w:unhideWhenUsed="0"/>
    <w:lsdException w:name="HTML Cite" w:semiHidden="0" w:uiPriority="0" w:unhideWhenUsed="0"/>
    <w:lsdException w:name="HTML Code" w:semiHidden="0" w:uiPriority="0" w:unhideWhenUsed="0"/>
    <w:lsdException w:name="HTML Definition" w:semiHidden="0" w:uiPriority="0" w:unhideWhenUsed="0"/>
    <w:lsdException w:name="HTML Keyboard" w:semiHidden="0" w:uiPriority="0" w:unhideWhenUsed="0"/>
    <w:lsdException w:name="HTML Preformatted" w:semiHidden="0" w:uiPriority="0" w:unhideWhenUsed="0"/>
    <w:lsdException w:name="HTML Sample" w:semiHidden="0" w:uiPriority="0" w:unhideWhenUsed="0"/>
    <w:lsdException w:name="HTML Typewriter" w:semiHidden="0" w:uiPriority="0" w:unhideWhenUsed="0"/>
    <w:lsdException w:name="HTML Variable" w:semiHidden="0" w:uiPriority="0" w:unhideWhenUsed="0"/>
    <w:lsdException w:name="Normal Table" w:semiHidden="0" w:uiPriority="0" w:unhideWhenUsed="0"/>
    <w:lsdException w:name="annotation subject" w:semiHidden="0" w:uiPriority="0" w:unhideWhenUsed="0"/>
    <w:lsdException w:name="No List" w:semiHidden="0" w:uiPriority="0" w:unhideWhenUsed="0"/>
    <w:lsdException w:name="Outline List 1" w:semiHidden="0" w:uiPriority="0" w:unhideWhenUsed="0"/>
    <w:lsdException w:name="Outline List 2" w:semiHidden="0" w:uiPriority="0" w:unhideWhenUsed="0"/>
    <w:lsdException w:name="Outline List 3" w:semiHidden="0" w:uiPriority="0" w:unhideWhenUsed="0"/>
    <w:lsdException w:name="Table Simple 1" w:semiHidden="0" w:uiPriority="0" w:unhideWhenUsed="0"/>
    <w:lsdException w:name="Table Simple 2" w:semiHidden="0" w:uiPriority="0" w:unhideWhenUsed="0"/>
    <w:lsdException w:name="Table Simple 3" w:semiHidden="0" w:uiPriority="0" w:unhideWhenUsed="0"/>
    <w:lsdException w:name="Table Classic 1" w:semiHidden="0" w:uiPriority="0" w:unhideWhenUsed="0"/>
    <w:lsdException w:name="Table Classic 2" w:semiHidden="0" w:uiPriority="0" w:unhideWhenUsed="0"/>
    <w:lsdException w:name="Table Classic 3" w:semiHidden="0" w:uiPriority="0" w:unhideWhenUsed="0"/>
    <w:lsdException w:name="Table Classic 4" w:semiHidden="0" w:uiPriority="0" w:unhideWhenUsed="0"/>
    <w:lsdException w:name="Table Colorful 1" w:semiHidden="0" w:uiPriority="0" w:unhideWhenUsed="0"/>
    <w:lsdException w:name="Table Colorful 2" w:semiHidden="0" w:uiPriority="0" w:unhideWhenUsed="0"/>
    <w:lsdException w:name="Table Colorful 3" w:semiHidden="0" w:uiPriority="0" w:unhideWhenUsed="0"/>
    <w:lsdException w:name="Table Columns 1" w:semiHidden="0" w:uiPriority="0" w:unhideWhenUsed="0"/>
    <w:lsdException w:name="Table Columns 2" w:semiHidden="0" w:uiPriority="0" w:unhideWhenUsed="0"/>
    <w:lsdException w:name="Table Columns 3" w:semiHidden="0" w:uiPriority="0" w:unhideWhenUsed="0"/>
    <w:lsdException w:name="Table Columns 4" w:semiHidden="0" w:uiPriority="0" w:unhideWhenUsed="0"/>
    <w:lsdException w:name="Table Columns 5" w:semiHidden="0" w:uiPriority="0" w:unhideWhenUsed="0"/>
    <w:lsdException w:name="Table Grid 1" w:semiHidden="0" w:uiPriority="0" w:unhideWhenUsed="0"/>
    <w:lsdException w:name="Table Grid 2" w:semiHidden="0" w:uiPriority="0" w:unhideWhenUsed="0"/>
    <w:lsdException w:name="Table Grid 3" w:semiHidden="0" w:uiPriority="0" w:unhideWhenUsed="0"/>
    <w:lsdException w:name="Table Grid 4" w:semiHidden="0" w:uiPriority="0" w:unhideWhenUsed="0"/>
    <w:lsdException w:name="Table Grid 5" w:semiHidden="0" w:uiPriority="0" w:unhideWhenUsed="0"/>
    <w:lsdException w:name="Table Grid 6" w:semiHidden="0" w:uiPriority="0" w:unhideWhenUsed="0"/>
    <w:lsdException w:name="Table Grid 7" w:semiHidden="0" w:uiPriority="0" w:unhideWhenUsed="0"/>
    <w:lsdException w:name="Table Grid 8" w:semiHidden="0" w:uiPriority="0" w:unhideWhenUsed="0"/>
    <w:lsdException w:name="Table List 1" w:semiHidden="0" w:uiPriority="0" w:unhideWhenUsed="0"/>
    <w:lsdException w:name="Table List 2" w:semiHidden="0" w:uiPriority="0" w:unhideWhenUsed="0"/>
    <w:lsdException w:name="Table List 3" w:semiHidden="0" w:uiPriority="0" w:unhideWhenUsed="0"/>
    <w:lsdException w:name="Table List 4" w:semiHidden="0" w:uiPriority="0" w:unhideWhenUsed="0"/>
    <w:lsdException w:name="Table List 5" w:semiHidden="0" w:uiPriority="0" w:unhideWhenUsed="0"/>
    <w:lsdException w:name="Table List 6" w:semiHidden="0" w:uiPriority="0" w:unhideWhenUsed="0"/>
    <w:lsdException w:name="Table List 7" w:semiHidden="0" w:uiPriority="0" w:unhideWhenUsed="0"/>
    <w:lsdException w:name="Table List 8" w:semiHidden="0" w:uiPriority="0" w:unhideWhenUsed="0"/>
    <w:lsdException w:name="Table 3D effects 1" w:semiHidden="0" w:uiPriority="0" w:unhideWhenUsed="0"/>
    <w:lsdException w:name="Table 3D effects 2" w:semiHidden="0" w:uiPriority="0" w:unhideWhenUsed="0"/>
    <w:lsdException w:name="Table 3D effects 3" w:semiHidden="0" w:uiPriority="0" w:unhideWhenUsed="0"/>
    <w:lsdException w:name="Table Contemporary" w:semiHidden="0" w:uiPriority="0" w:unhideWhenUsed="0"/>
    <w:lsdException w:name="Table Elegant" w:semiHidden="0" w:uiPriority="0" w:unhideWhenUsed="0"/>
    <w:lsdException w:name="Table Professional" w:semiHidden="0" w:uiPriority="0" w:unhideWhenUsed="0"/>
    <w:lsdException w:name="Table Subtle 1" w:semiHidden="0" w:uiPriority="0" w:unhideWhenUsed="0"/>
    <w:lsdException w:name="Table Subtle 2" w:semiHidden="0" w:uiPriority="0" w:unhideWhenUsed="0"/>
    <w:lsdException w:name="Table Web 1" w:semiHidden="0" w:uiPriority="0" w:unhideWhenUsed="0"/>
    <w:lsdException w:name="Table Web 2" w:semiHidden="0" w:uiPriority="0" w:unhideWhenUsed="0"/>
    <w:lsdException w:name="Table Web 3" w:semiHidden="0" w:uiPriority="0" w:unhideWhenUsed="0"/>
    <w:lsdException w:name="Balloon Text" w:semiHidden="0" w:uiPriority="0" w:unhideWhenUsed="0"/>
    <w:lsdException w:name="Table Grid" w:semiHidden="0" w:uiPriority="0" w:unhideWhenUsed="0"/>
    <w:lsdException w:name="Table Theme"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E5F3F"/>
    <w:pPr>
      <w:widowControl w:val="0"/>
      <w:jc w:val="both"/>
    </w:pPr>
    <w:rPr>
      <w:kern w:val="2"/>
      <w:sz w:val="21"/>
      <w:szCs w:val="24"/>
      <w:lang w:val="en-US" w:eastAsia="zh-CN" w:bidi="ar-SA"/>
    </w:rPr>
  </w:style>
  <w:style w:type="paragraph" w:styleId="Heading2">
    <w:name w:val="heading 2"/>
    <w:basedOn w:val="Normal"/>
    <w:link w:val="2Char"/>
    <w:qFormat/>
    <w:rsid w:val="00116D61"/>
    <w:pPr>
      <w:ind w:left="117"/>
      <w:jc w:val="left"/>
      <w:outlineLvl w:val="1"/>
    </w:pPr>
    <w:rPr>
      <w:rFonts w:ascii="Microsoft JhengHei" w:eastAsia="Microsoft JhengHei" w:hAnsi="Microsoft JhengHei"/>
      <w:kern w:val="0"/>
      <w:sz w:val="28"/>
      <w:szCs w:val="28"/>
      <w:lang w:eastAsia="en-US"/>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character" w:customStyle="1" w:styleId="2Char">
    <w:name w:val="标题 2 Char"/>
    <w:link w:val="Heading2"/>
    <w:semiHidden/>
    <w:locked/>
    <w:rsid w:val="00116D61"/>
    <w:rPr>
      <w:rFonts w:ascii="Microsoft JhengHei" w:eastAsia="Microsoft JhengHei" w:hAnsi="Microsoft JhengHei"/>
      <w:sz w:val="28"/>
      <w:szCs w:val="28"/>
      <w:lang w:val="en-US" w:eastAsia="en-US" w:bidi="ar-SA"/>
    </w:rPr>
  </w:style>
  <w:style w:type="paragraph" w:styleId="BodyText">
    <w:name w:val="Body Text"/>
    <w:basedOn w:val="Normal"/>
    <w:link w:val="Char"/>
    <w:rsid w:val="00116D61"/>
    <w:pPr>
      <w:spacing w:before="7"/>
      <w:ind w:left="597"/>
      <w:jc w:val="left"/>
    </w:pPr>
    <w:rPr>
      <w:rFonts w:ascii="Microsoft JhengHei" w:eastAsia="Microsoft JhengHei" w:hAnsi="Microsoft JhengHei"/>
      <w:kern w:val="0"/>
      <w:sz w:val="24"/>
      <w:lang w:eastAsia="en-US"/>
    </w:rPr>
  </w:style>
  <w:style w:type="character" w:customStyle="1" w:styleId="Char">
    <w:name w:val="正文文本 Char"/>
    <w:link w:val="BodyText"/>
    <w:semiHidden/>
    <w:locked/>
    <w:rsid w:val="00116D61"/>
    <w:rPr>
      <w:rFonts w:ascii="Microsoft JhengHei" w:eastAsia="Microsoft JhengHei" w:hAnsi="Microsoft JhengHei"/>
      <w:sz w:val="24"/>
      <w:szCs w:val="24"/>
      <w:lang w:val="en-US" w:eastAsia="en-US" w:bidi="ar-SA"/>
    </w:rPr>
  </w:style>
  <w:style w:type="paragraph" w:styleId="Footer">
    <w:name w:val="footer"/>
    <w:basedOn w:val="Normal"/>
    <w:link w:val="Char1"/>
    <w:rsid w:val="00B044BE"/>
    <w:pPr>
      <w:tabs>
        <w:tab w:val="center" w:pos="4153"/>
        <w:tab w:val="right" w:pos="8306"/>
      </w:tabs>
      <w:snapToGrid w:val="0"/>
      <w:jc w:val="left"/>
    </w:pPr>
    <w:rPr>
      <w:sz w:val="18"/>
      <w:szCs w:val="18"/>
    </w:rPr>
  </w:style>
  <w:style w:type="character" w:styleId="PageNumber">
    <w:name w:val="page number"/>
    <w:basedOn w:val="DefaultParagraphFont"/>
    <w:rsid w:val="00B044BE"/>
  </w:style>
  <w:style w:type="paragraph" w:styleId="Header">
    <w:name w:val="header"/>
    <w:basedOn w:val="Normal"/>
    <w:link w:val="Char0"/>
    <w:uiPriority w:val="99"/>
    <w:rsid w:val="00B044BE"/>
    <w:pPr>
      <w:pBdr>
        <w:bottom w:val="single" w:sz="6" w:space="1" w:color="auto"/>
      </w:pBdr>
      <w:tabs>
        <w:tab w:val="center" w:pos="4153"/>
        <w:tab w:val="right" w:pos="8306"/>
      </w:tabs>
      <w:snapToGrid w:val="0"/>
      <w:jc w:val="center"/>
    </w:pPr>
    <w:rPr>
      <w:sz w:val="18"/>
      <w:szCs w:val="18"/>
    </w:rPr>
  </w:style>
  <w:style w:type="character" w:customStyle="1" w:styleId="Char0">
    <w:name w:val="页眉 Char"/>
    <w:link w:val="Header"/>
    <w:uiPriority w:val="99"/>
    <w:rsid w:val="00F02E6C"/>
    <w:rPr>
      <w:rFonts w:eastAsia="宋体"/>
      <w:kern w:val="2"/>
      <w:sz w:val="18"/>
      <w:szCs w:val="18"/>
      <w:lang w:val="en-US" w:eastAsia="zh-CN" w:bidi="ar-SA"/>
    </w:rPr>
  </w:style>
  <w:style w:type="character" w:customStyle="1" w:styleId="Char1">
    <w:name w:val="页脚 Char"/>
    <w:link w:val="Footer"/>
    <w:rsid w:val="00F02E6C"/>
    <w:rPr>
      <w:rFonts w:eastAsia="宋体"/>
      <w:kern w:val="2"/>
      <w:sz w:val="18"/>
      <w:szCs w:val="18"/>
      <w:lang w:val="en-US" w:eastAsia="zh-CN" w:bidi="ar-SA"/>
    </w:rPr>
  </w:style>
  <w:style w:type="paragraph" w:customStyle="1" w:styleId="a">
    <w:name w:val="标准正文样式"/>
    <w:basedOn w:val="Normal"/>
    <w:link w:val="Char2"/>
    <w:autoRedefine/>
    <w:rsid w:val="00D945C5"/>
    <w:pPr>
      <w:spacing w:line="360" w:lineRule="auto"/>
      <w:ind w:left="1" w:firstLine="560" w:firstLineChars="200"/>
    </w:pPr>
    <w:rPr>
      <w:rFonts w:eastAsia="仿宋_GB2312"/>
      <w:sz w:val="28"/>
      <w:lang w:val="x-none" w:eastAsia="x-none"/>
    </w:rPr>
  </w:style>
  <w:style w:type="character" w:customStyle="1" w:styleId="Char2">
    <w:name w:val="标准正文样式 Char"/>
    <w:link w:val="a"/>
    <w:rsid w:val="00D945C5"/>
    <w:rPr>
      <w:rFonts w:eastAsia="仿宋_GB2312"/>
      <w:kern w:val="2"/>
      <w:sz w:val="28"/>
      <w:szCs w:val="24"/>
    </w:rPr>
  </w:style>
  <w:style w:type="paragraph" w:customStyle="1" w:styleId="a0">
    <w:name w:val="说明文字样式"/>
    <w:basedOn w:val="Normal"/>
    <w:autoRedefine/>
    <w:rsid w:val="004E34AF"/>
    <w:pPr>
      <w:spacing w:line="360" w:lineRule="auto"/>
    </w:pPr>
    <w:rPr>
      <w:rFonts w:eastAsia="仿宋_GB2312"/>
      <w:sz w:val="28"/>
      <w:szCs w:val="28"/>
    </w:rPr>
  </w:style>
  <w:style w:type="paragraph" w:customStyle="1" w:styleId="largefontstyle3">
    <w:name w:val="largefont style3"/>
    <w:basedOn w:val="Normal"/>
    <w:rsid w:val="002A56A7"/>
    <w:pPr>
      <w:widowControl/>
      <w:spacing w:before="100" w:beforeAutospacing="1" w:after="100" w:afterAutospacing="1" w:line="360" w:lineRule="auto"/>
      <w:ind w:firstLine="480"/>
      <w:jc w:val="left"/>
    </w:pPr>
    <w:rPr>
      <w:rFonts w:ascii="宋体" w:hAnsi="宋体"/>
      <w:kern w:val="0"/>
      <w:sz w:val="24"/>
    </w:rPr>
  </w:style>
  <w:style w:type="character" w:customStyle="1" w:styleId="PlaceholderText">
    <w:name w:val="Placeholder Text"/>
    <w:basedOn w:val="DefaultParagraphFont"/>
    <w:uiPriority w:val="99"/>
    <w:semiHidden/>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encoding w:val="gb2312"/>
</w:webSettings>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jpeg" /><Relationship Id="rId11" Type="http://schemas.openxmlformats.org/officeDocument/2006/relationships/glossaryDocument" Target="glossary/document.xml" /><Relationship Id="rId12" Type="http://schemas.openxmlformats.org/officeDocument/2006/relationships/theme" Target="theme/theme1.xml" /><Relationship Id="rId13" Type="http://schemas.openxmlformats.org/officeDocument/2006/relationships/numbering" Target="numbering.xml" /><Relationship Id="rId14" Type="http://schemas.openxmlformats.org/officeDocument/2006/relationships/styles" Target="styles.xml" /><Relationship Id="rId2" Type="http://schemas.openxmlformats.org/officeDocument/2006/relationships/webSettings" Target="webSettings.xml" /><Relationship Id="rId3" Type="http://schemas.openxmlformats.org/officeDocument/2006/relationships/fontTable" Target="fontTable.xml" /><Relationship Id="rId4" Type="http://schemas.openxmlformats.org/officeDocument/2006/relationships/customXml" Target="../customXml/item1.xml" /><Relationship Id="rId5" Type="http://schemas.openxmlformats.org/officeDocument/2006/relationships/header" Target="header1.xml" /><Relationship Id="rId6" Type="http://schemas.openxmlformats.org/officeDocument/2006/relationships/image" Target="media/image1.pn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png" /></Relationships>
</file>

<file path=word/glossary/_rels/document.xml.rels><?xml version="1.0" encoding="utf-8" standalone="yes"?><Relationships xmlns="http://schemas.openxmlformats.org/package/2006/relationships"><Relationship Id="rId1" Type="http://schemas.openxmlformats.org/officeDocument/2006/relationships/settings" Target="settings.xml" /><Relationship Id="rId2" Type="http://schemas.openxmlformats.org/officeDocument/2006/relationships/webSettings" Target="webSettings.xml" /><Relationship Id="rId3" Type="http://schemas.openxmlformats.org/officeDocument/2006/relationships/fontTable" Target="fontTable.xml" /><Relationship Id="rId4" Type="http://schemas.openxmlformats.org/officeDocument/2006/relationships/styles" Target="styles.xml" /></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docParts>
    <w:docPart>
      <w:docPartPr>
        <w:name w:val="DefaultPlaceholder_22675703"/>
        <w:category>
          <w:name w:val="General"/>
          <w:gallery w:val="placeholder"/>
        </w:category>
        <w:types>
          <w:type w:val="bbPlcHdr"/>
        </w:types>
        <w:behaviors>
          <w:behavior w:val="content"/>
        </w:behaviors>
        <w:guid w:val="{D96DBD1F-F2AC-49F8-9443-D233C2C2B9EB}"/>
      </w:docPartPr>
      <w:docPartBody>
        <w:p>
          <w:r>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zoom w:percent="100"/>
  <w:defaultTabStop w:val="720"/>
  <w:noPunctuationKerning/>
  <w:characterSpacingControl w:val="doNotCompress"/>
  <w:compat/>
  <w:rsids>
    <w:rsidRoot w:val="00000000"/>
  </w:rsids>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B77B5"/>
  </w:style>
  <w:style w:type="character" w:default="1" w:styleId="DefaultParagraphFont">
    <w:name w:val="Default Paragraph Font"/>
    <w:uiPriority w:val="1"/>
    <w:semiHidden/>
    <w:unhideWhenUsed/>
  </w:style>
  <w:style w:type="character" w:customStyle="1" w:styleId="PlaceholderText">
    <w:name w:val="Placeholder Text"/>
    <w:basedOn w:val="DefaultParagraphFont"/>
    <w:uiPriority w:val="99"/>
    <w:semiHidden/>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636AF00-2FEC-4C77-BE6A-C1BEF752D1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TotalTime>
  <Pages>59</Pages>
  <Words>21408</Words>
  <Characters>21624</Characters>
  <Application>Microsoft Office Word</Application>
  <DocSecurity>0</DocSecurity>
  <Lines>800</Lines>
  <Paragraphs>694</Paragraphs>
  <ScaleCrop>false</ScaleCrop>
  <Company>Users</Company>
  <LinksUpToDate>false</LinksUpToDate>
  <CharactersWithSpaces>42338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GF-2014-0171</dc:title>
  <dc:creator>微软用户</dc:creator>
  <cp:lastModifiedBy>somebody</cp:lastModifiedBy>
  <cp:revision>16</cp:revision>
  <cp:lastPrinted>2014-11-05T03:20:00Z</cp:lastPrinted>
  <dcterms:created xsi:type="dcterms:W3CDTF">2019-02-25T03:17:00Z</dcterms:created>
  <dcterms:modified xsi:type="dcterms:W3CDTF">2022-05-06T03:50:00Z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_cm_agentaddress">
    <vt:lpwstr>{{cm_agentaddress}}</vt:lpwstr>
  </property>
  <property fmtid="{D5CDD505-2E9C-101B-9397-08002B2CF9AE}" pid="3" name="r_cm_agentname">
    <vt:lpwstr>{{cm_agentname}}</vt:lpwstr>
  </property>
  <property fmtid="{D5CDD505-2E9C-101B-9397-08002B2CF9AE}" pid="4" name="r_cm_agenttel">
    <vt:lpwstr>{{cm_agenttel}}</vt:lpwstr>
  </property>
  <property fmtid="{D5CDD505-2E9C-101B-9397-08002B2CF9AE}" pid="5" name="r_cm_agentzip">
    <vt:lpwstr>{{cm_agentzip}}</vt:lpwstr>
  </property>
  <property fmtid="{D5CDD505-2E9C-101B-9397-08002B2CF9AE}" pid="6" name="r_cm_cardtype">
    <vt:lpwstr>{{cm_cardtype}}</vt:lpwstr>
  </property>
  <property fmtid="{D5CDD505-2E9C-101B-9397-08002B2CF9AE}" pid="7" name="r_cm_fddbr">
    <vt:lpwstr>{{cm_bossname}}</vt:lpwstr>
  </property>
  <property fmtid="{D5CDD505-2E9C-101B-9397-08002B2CF9AE}" pid="8" name="r_cm_frtel">
    <vt:lpwstr>{{cm_frtel}}</vt:lpwstr>
  </property>
  <property fmtid="{D5CDD505-2E9C-101B-9397-08002B2CF9AE}" pid="9" name="r_cm_ic_no">
    <vt:lpwstr>{{cm_ic_no}}</vt:lpwstr>
  </property>
  <property fmtid="{D5CDD505-2E9C-101B-9397-08002B2CF9AE}" pid="10" name="r_cm_name">
    <vt:lpwstr>{{cm_name}}</vt:lpwstr>
  </property>
  <property fmtid="{D5CDD505-2E9C-101B-9397-08002B2CF9AE}" pid="11" name="r_cm_post">
    <vt:lpwstr>{{cm_post}}</vt:lpwstr>
  </property>
  <property fmtid="{D5CDD505-2E9C-101B-9397-08002B2CF9AE}" pid="12" name="r_cm_qualno">
    <vt:lpwstr>{{cm_qualno}}</vt:lpwstr>
  </property>
  <property fmtid="{D5CDD505-2E9C-101B-9397-08002B2CF9AE}" pid="13" name="r_cm_raddr">
    <vt:lpwstr>{{cm_raddr}}</vt:lpwstr>
  </property>
  <property fmtid="{D5CDD505-2E9C-101B-9397-08002B2CF9AE}" pid="14" name="r_cm_tel">
    <vt:lpwstr>{{cm_lxdh}}</vt:lpwstr>
  </property>
  <property fmtid="{D5CDD505-2E9C-101B-9397-08002B2CF9AE}" pid="15" name="r_cm_wtaddress">
    <vt:lpwstr>{{cm_wtaddress}}</vt:lpwstr>
  </property>
  <property fmtid="{D5CDD505-2E9C-101B-9397-08002B2CF9AE}" pid="16" name="r_cm_wtfr">
    <vt:lpwstr>{{cm_wtfr}}</vt:lpwstr>
  </property>
  <property fmtid="{D5CDD505-2E9C-101B-9397-08002B2CF9AE}" pid="17" name="r_cm_wtjgtel">
    <vt:lpwstr>{{cm_wtjgtel}}</vt:lpwstr>
  </property>
  <property fmtid="{D5CDD505-2E9C-101B-9397-08002B2CF9AE}" pid="18" name="r_cm_wtname">
    <vt:lpwstr>{{cm_wtname}}</vt:lpwstr>
  </property>
  <property fmtid="{D5CDD505-2E9C-101B-9397-08002B2CF9AE}" pid="19" name="r_cm_wtqualno">
    <vt:lpwstr>{{cm_wtqualno}}</vt:lpwstr>
  </property>
  <property fmtid="{D5CDD505-2E9C-101B-9397-08002B2CF9AE}" pid="20" name="r_cm_wtzip">
    <vt:lpwstr>{{cm_wtzip}}</vt:lpwstr>
  </property>
  <property fmtid="{D5CDD505-2E9C-101B-9397-08002B2CF9AE}" pid="21" name="r_cm_wtzsbh">
    <vt:lpwstr>{{cm_wtzsbh}}</vt:lpwstr>
  </property>
  <property fmtid="{D5CDD505-2E9C-101B-9397-08002B2CF9AE}" pid="22" name="r_cm_zizhibh">
    <vt:lpwstr>{{cm_zizhibh}}</vt:lpwstr>
  </property>
  <property fmtid="{D5CDD505-2E9C-101B-9397-08002B2CF9AE}" pid="23" name="r_contract_no">
    <vt:lpwstr>{{contract_no}}</vt:lpwstr>
  </property>
  <property fmtid="{D5CDD505-2E9C-101B-9397-08002B2CF9AE}" pid="24" name="r_createdate">
    <vt:lpwstr>{{createdate}}</vt:lpwstr>
  </property>
  <property fmtid="{D5CDD505-2E9C-101B-9397-08002B2CF9AE}" pid="25" name="r_house_blayer">
    <vt:lpwstr>{{house_blayer}}</vt:lpwstr>
  </property>
  <property fmtid="{D5CDD505-2E9C-101B-9397-08002B2CF9AE}" pid="26" name="r_house_bztype">
    <vt:lpwstr>{{house_bztype}}</vt:lpwstr>
  </property>
  <property fmtid="{D5CDD505-2E9C-101B-9397-08002B2CF9AE}" pid="27" name="r_house_clayer">
    <vt:lpwstr>{{house_clayer}}</vt:lpwstr>
  </property>
  <property fmtid="{D5CDD505-2E9C-101B-9397-08002B2CF9AE}" pid="28" name="r_house_cprice">
    <vt:lpwstr>{{house_cprice}}</vt:lpwstr>
  </property>
  <property fmtid="{D5CDD505-2E9C-101B-9397-08002B2CF9AE}" pid="29" name="r_house_designuse">
    <vt:lpwstr>{{house_designuse}}</vt:lpwstr>
  </property>
  <property fmtid="{D5CDD505-2E9C-101B-9397-08002B2CF9AE}" pid="30" name="r_house_ftmj">
    <vt:lpwstr>{{house_ftmj}}</vt:lpwstr>
  </property>
  <property fmtid="{D5CDD505-2E9C-101B-9397-08002B2CF9AE}" pid="31" name="r_house_fwjg">
    <vt:lpwstr>{{house_fwjg}}</vt:lpwstr>
  </property>
  <property fmtid="{D5CDD505-2E9C-101B-9397-08002B2CF9AE}" pid="32" name="r_house_jzmj">
    <vt:lpwstr>{{house_jzmj}}</vt:lpwstr>
  </property>
  <property fmtid="{D5CDD505-2E9C-101B-9397-08002B2CF9AE}" pid="33" name="r_house_lname">
    <vt:lpwstr>{{house_lname}}</vt:lpwstr>
  </property>
  <property fmtid="{D5CDD505-2E9C-101B-9397-08002B2CF9AE}" pid="34" name="r_house_tnmj">
    <vt:lpwstr>{{house_tnmj}}</vt:lpwstr>
  </property>
  <property fmtid="{D5CDD505-2E9C-101B-9397-08002B2CF9AE}" pid="35" name="r_house_totalprice">
    <vt:lpwstr>{{house_totalprice}}</vt:lpwstr>
  </property>
  <property fmtid="{D5CDD505-2E9C-101B-9397-08002B2CF9AE}" pid="36" name="r_house_totalupper">
    <vt:lpwstr>{{house_totalupper}}</vt:lpwstr>
  </property>
  <property fmtid="{D5CDD505-2E9C-101B-9397-08002B2CF9AE}" pid="37" name="r_house_ulayer">
    <vt:lpwstr>{{house_ulayer}}</vt:lpwstr>
  </property>
  <property fmtid="{D5CDD505-2E9C-101B-9397-08002B2CF9AE}" pid="38" name="r_house_unitprice">
    <vt:lpwstr>{{house_unitprice}}</vt:lpwstr>
  </property>
  <property fmtid="{D5CDD505-2E9C-101B-9397-08002B2CF9AE}" pid="39" name="r_house_unitupper">
    <vt:lpwstr>{{house_unitupper}}</vt:lpwstr>
  </property>
  <property fmtid="{D5CDD505-2E9C-101B-9397-08002B2CF9AE}" pid="40" name="r_jgjg">
    <vt:lpwstr>{{jg_yh}}</vt:lpwstr>
  </property>
  <property fmtid="{D5CDD505-2E9C-101B-9397-08002B2CF9AE}" pid="41" name="r_jgyhzh">
    <vt:lpwstr>{{jg_zh}}</vt:lpwstr>
  </property>
  <property fmtid="{D5CDD505-2E9C-101B-9397-08002B2CF9AE}" pid="42" name="r_jgzhmc">
    <vt:lpwstr>{{jg_hm}}</vt:lpwstr>
  </property>
  <property fmtid="{D5CDD505-2E9C-101B-9397-08002B2CF9AE}" pid="43" name="r_jjtype">
    <vt:lpwstr>{{jjtype}}</vt:lpwstr>
  </property>
  <property fmtid="{D5CDD505-2E9C-101B-9397-08002B2CF9AE}" pid="44" name="r_jj_atzj">
    <vt:lpwstr>{{jj_atzj}}</vt:lpwstr>
  </property>
  <property fmtid="{D5CDD505-2E9C-101B-9397-08002B2CF9AE}" pid="45" name="r_jj_atzjdx">
    <vt:lpwstr>{{jj_atzjdx}}</vt:lpwstr>
  </property>
  <property fmtid="{D5CDD505-2E9C-101B-9397-08002B2CF9AE}" pid="46" name="r_jj_atzxzj">
    <vt:lpwstr>{{jj_atzxzj}}</vt:lpwstr>
  </property>
  <property fmtid="{D5CDD505-2E9C-101B-9397-08002B2CF9AE}" pid="47" name="r_jj_atzxzjdx">
    <vt:lpwstr>{{jj_atzxzjdx}}</vt:lpwstr>
  </property>
  <property fmtid="{D5CDD505-2E9C-101B-9397-08002B2CF9AE}" pid="48" name="r_jj_bck">
    <vt:lpwstr>{{jj_bck}}</vt:lpwstr>
  </property>
  <property fmtid="{D5CDD505-2E9C-101B-9397-08002B2CF9AE}" pid="49" name="r_jj_bckdx">
    <vt:lpwstr>{{jj_bckdx}}</vt:lpwstr>
  </property>
  <property fmtid="{D5CDD505-2E9C-101B-9397-08002B2CF9AE}" pid="50" name="r_jj_dkfsbili">
    <vt:lpwstr>{{jj_dkfsbili}}</vt:lpwstr>
  </property>
  <property fmtid="{D5CDD505-2E9C-101B-9397-08002B2CF9AE}" pid="51" name="r_jj_dkfssf">
    <vt:lpwstr>{{jj_dkfssf}}</vt:lpwstr>
  </property>
  <property fmtid="{D5CDD505-2E9C-101B-9397-08002B2CF9AE}" pid="52" name="r_jj_dkfssfdx">
    <vt:lpwstr>{{jj_dkfssfdx}}</vt:lpwstr>
  </property>
  <property fmtid="{D5CDD505-2E9C-101B-9397-08002B2CF9AE}" pid="53" name="r_jj_dkfstype">
    <vt:lpwstr>{{jj_dkfstype}}</vt:lpwstr>
  </property>
  <property fmtid="{D5CDD505-2E9C-101B-9397-08002B2CF9AE}" pid="54" name="r_jj_dkfsyk">
    <vt:lpwstr>{{jj_dkfsyk}}</vt:lpwstr>
  </property>
  <property fmtid="{D5CDD505-2E9C-101B-9397-08002B2CF9AE}" pid="55" name="r_jj_dkfsykdx">
    <vt:lpwstr>{{jj_dkfsykdx}}</vt:lpwstr>
  </property>
  <property fmtid="{D5CDD505-2E9C-101B-9397-08002B2CF9AE}" pid="56" name="r_jj_fkfs">
    <vt:lpwstr>{{jj_jjfs}}</vt:lpwstr>
  </property>
  <property fmtid="{D5CDD505-2E9C-101B-9397-08002B2CF9AE}" pid="57" name="r_jj_fkfsnew">
    <vt:lpwstr>{{jj_fkfs}}</vt:lpwstr>
  </property>
  <property fmtid="{D5CDD505-2E9C-101B-9397-08002B2CF9AE}" pid="58" name="r_jj_fqfksf">
    <vt:lpwstr>{{jj_fqfksf}}</vt:lpwstr>
  </property>
  <property fmtid="{D5CDD505-2E9C-101B-9397-08002B2CF9AE}" pid="59" name="r_jj_fqfksfdx">
    <vt:lpwstr>{{jj_fqfksfdx}}</vt:lpwstr>
  </property>
  <property fmtid="{D5CDD505-2E9C-101B-9397-08002B2CF9AE}" pid="60" name="r_jj_housecard_tag">
    <vt:lpwstr>{{jj_housecard_tag}}</vt:lpwstr>
  </property>
  <property fmtid="{D5CDD505-2E9C-101B-9397-08002B2CF9AE}" pid="61" name="r_jj_jgjgmc">
    <vt:lpwstr>{{jj_jgjgmc}}</vt:lpwstr>
  </property>
  <property fmtid="{D5CDD505-2E9C-101B-9397-08002B2CF9AE}" pid="62" name="r_jj_jzmjmpdj">
    <vt:lpwstr>{{jj_jzmjmpdj}}</vt:lpwstr>
  </property>
  <property fmtid="{D5CDD505-2E9C-101B-9397-08002B2CF9AE}" pid="63" name="r_jj_jzmjmpzj">
    <vt:lpwstr>{{jj_jzmjmpzj}}</vt:lpwstr>
  </property>
  <property fmtid="{D5CDD505-2E9C-101B-9397-08002B2CF9AE}" pid="64" name="r_jj_jzmjzj">
    <vt:lpwstr>{{jj_jzmjzj}}</vt:lpwstr>
  </property>
  <property fmtid="{D5CDD505-2E9C-101B-9397-08002B2CF9AE}" pid="65" name="r_jj_jzmjzjdx">
    <vt:lpwstr>{{jj_jzmjzjdx}}</vt:lpwstr>
  </property>
  <property fmtid="{D5CDD505-2E9C-101B-9397-08002B2CF9AE}" pid="66" name="r_jj_jzmjzxdj">
    <vt:lpwstr>{{jj_jzmjzxdj}}</vt:lpwstr>
  </property>
  <property fmtid="{D5CDD505-2E9C-101B-9397-08002B2CF9AE}" pid="67" name="r_jj_jzmjzxzj">
    <vt:lpwstr>{{jj_jzmjzxzj}}</vt:lpwstr>
  </property>
  <property fmtid="{D5CDD505-2E9C-101B-9397-08002B2CF9AE}" pid="68" name="r_jj_qtmpdj">
    <vt:lpwstr>{{jj_qtmpdj}}</vt:lpwstr>
  </property>
  <property fmtid="{D5CDD505-2E9C-101B-9397-08002B2CF9AE}" pid="69" name="r_jj_qtmpzj">
    <vt:lpwstr>{{jj_qtmpzj}}</vt:lpwstr>
  </property>
  <property fmtid="{D5CDD505-2E9C-101B-9397-08002B2CF9AE}" pid="70" name="r_jj_qtzj">
    <vt:lpwstr>{{jj_qtzj}}</vt:lpwstr>
  </property>
  <property fmtid="{D5CDD505-2E9C-101B-9397-08002B2CF9AE}" pid="71" name="r_jj_qtzjdx">
    <vt:lpwstr>{{jj_qtzjdx}}</vt:lpwstr>
  </property>
  <property fmtid="{D5CDD505-2E9C-101B-9397-08002B2CF9AE}" pid="72" name="r_jj_qtzxdj">
    <vt:lpwstr>{{jj_qtzxdj}}</vt:lpwstr>
  </property>
  <property fmtid="{D5CDD505-2E9C-101B-9397-08002B2CF9AE}" pid="73" name="r_jj_qtzxzj">
    <vt:lpwstr>{{jj_qtzxzj}}</vt:lpwstr>
  </property>
  <property fmtid="{D5CDD505-2E9C-101B-9397-08002B2CF9AE}" pid="74" name="r_jj_tnmjmpdj">
    <vt:lpwstr>{{jj_tnmjmpdj}}</vt:lpwstr>
  </property>
  <property fmtid="{D5CDD505-2E9C-101B-9397-08002B2CF9AE}" pid="75" name="r_jj_tnmjmpzj">
    <vt:lpwstr>{{jj_tnmjmpzj}}</vt:lpwstr>
  </property>
  <property fmtid="{D5CDD505-2E9C-101B-9397-08002B2CF9AE}" pid="76" name="r_jj_tnmjzj">
    <vt:lpwstr>{{jj_tnmjzj}}</vt:lpwstr>
  </property>
  <property fmtid="{D5CDD505-2E9C-101B-9397-08002B2CF9AE}" pid="77" name="r_jj_tnmjzjdx">
    <vt:lpwstr>{{jj_tnmjzjdx}}</vt:lpwstr>
  </property>
  <property fmtid="{D5CDD505-2E9C-101B-9397-08002B2CF9AE}" pid="78" name="r_jj_tnmjzxdj">
    <vt:lpwstr>{{jj_tnmjzxdj}}</vt:lpwstr>
  </property>
  <property fmtid="{D5CDD505-2E9C-101B-9397-08002B2CF9AE}" pid="79" name="r_jj_tnmjzxzj">
    <vt:lpwstr>{{jj_tnmjzxzj}}</vt:lpwstr>
  </property>
  <property fmtid="{D5CDD505-2E9C-101B-9397-08002B2CF9AE}" pid="80" name="r_jj_ysxkdw">
    <vt:lpwstr>{{jj_ysxkdw}}</vt:lpwstr>
  </property>
  <property fmtid="{D5CDD505-2E9C-101B-9397-08002B2CF9AE}" pid="81" name="r_ms_address">
    <vt:lpwstr>{{ms_address}}</vt:lpwstr>
  </property>
  <property fmtid="{D5CDD505-2E9C-101B-9397-08002B2CF9AE}" pid="82" name="r_ms_agenthj">
    <vt:lpwstr>{{ms_agenthj}}</vt:lpwstr>
  </property>
  <property fmtid="{D5CDD505-2E9C-101B-9397-08002B2CF9AE}" pid="83" name="r_ms_agentname">
    <vt:lpwstr>{{ms_agentname}}</vt:lpwstr>
  </property>
  <property fmtid="{D5CDD505-2E9C-101B-9397-08002B2CF9AE}" pid="84" name="r_ms_agentzip">
    <vt:lpwstr>{{ms_agentzip}}</vt:lpwstr>
  </property>
  <property fmtid="{D5CDD505-2E9C-101B-9397-08002B2CF9AE}" pid="85" name="r_ms_agent_addr">
    <vt:lpwstr>{{ms_agent_addr}}</vt:lpwstr>
  </property>
  <property fmtid="{D5CDD505-2E9C-101B-9397-08002B2CF9AE}" pid="86" name="r_ms_agent_birthday">
    <vt:lpwstr>{{ms_agent_birthday}}</vt:lpwstr>
  </property>
  <property fmtid="{D5CDD505-2E9C-101B-9397-08002B2CF9AE}" pid="87" name="r_ms_agent_icno">
    <vt:lpwstr>{{ms_agent_icno}}</vt:lpwstr>
  </property>
  <property fmtid="{D5CDD505-2E9C-101B-9397-08002B2CF9AE}" pid="88" name="r_ms_agent_ictype">
    <vt:lpwstr>{{ms_agent_ictype}}</vt:lpwstr>
  </property>
  <property fmtid="{D5CDD505-2E9C-101B-9397-08002B2CF9AE}" pid="89" name="r_ms_agent_sex">
    <vt:lpwstr>{{ms_agent_sex}}</vt:lpwstr>
  </property>
  <property fmtid="{D5CDD505-2E9C-101B-9397-08002B2CF9AE}" pid="90" name="r_ms_agent_tel">
    <vt:lpwstr>{{ms_agent_tel}}</vt:lpwstr>
  </property>
  <property fmtid="{D5CDD505-2E9C-101B-9397-08002B2CF9AE}" pid="91" name="r_ms_birthaddr">
    <vt:lpwstr>{{ms_birthaddr}}</vt:lpwstr>
  </property>
  <property fmtid="{D5CDD505-2E9C-101B-9397-08002B2CF9AE}" pid="92" name="r_ms_birthday">
    <vt:lpwstr>{{ms_birthday}}</vt:lpwstr>
  </property>
  <property fmtid="{D5CDD505-2E9C-101B-9397-08002B2CF9AE}" pid="93" name="r_ms_bossname">
    <vt:lpwstr>{{ms_bossname}}</vt:lpwstr>
  </property>
  <property fmtid="{D5CDD505-2E9C-101B-9397-08002B2CF9AE}" pid="94" name="r_ms_cardnum">
    <vt:lpwstr>{{ms_cardnum}}</vt:lpwstr>
  </property>
  <property fmtid="{D5CDD505-2E9C-101B-9397-08002B2CF9AE}" pid="95" name="r_ms_cardtype">
    <vt:lpwstr>{{ms_cardtype}}</vt:lpwstr>
  </property>
  <property fmtid="{D5CDD505-2E9C-101B-9397-08002B2CF9AE}" pid="96" name="r_ms_fdaddress">
    <vt:lpwstr>{{ms_fdaddress}}</vt:lpwstr>
  </property>
  <property fmtid="{D5CDD505-2E9C-101B-9397-08002B2CF9AE}" pid="97" name="r_ms_fdhj">
    <vt:lpwstr>{{ms_fdhj}}</vt:lpwstr>
  </property>
  <property fmtid="{D5CDD505-2E9C-101B-9397-08002B2CF9AE}" pid="98" name="r_ms_fdicno">
    <vt:lpwstr>{{ms_fdicno}}</vt:lpwstr>
  </property>
  <property fmtid="{D5CDD505-2E9C-101B-9397-08002B2CF9AE}" pid="99" name="r_ms_fdictype">
    <vt:lpwstr>{{ms_fdictype}}</vt:lpwstr>
  </property>
  <property fmtid="{D5CDD505-2E9C-101B-9397-08002B2CF9AE}" pid="100" name="r_ms_fdname">
    <vt:lpwstr>{{ms_fdname}}</vt:lpwstr>
  </property>
  <property fmtid="{D5CDD505-2E9C-101B-9397-08002B2CF9AE}" pid="101" name="r_ms_fdtel">
    <vt:lpwstr>{{ms_fdtel}}</vt:lpwstr>
  </property>
  <property fmtid="{D5CDD505-2E9C-101B-9397-08002B2CF9AE}" pid="102" name="r_ms_fdzip">
    <vt:lpwstr>{{ms_fdzip}}</vt:lpwstr>
  </property>
  <property fmtid="{D5CDD505-2E9C-101B-9397-08002B2CF9AE}" pid="103" name="r_ms_hj">
    <vt:lpwstr>{{ms_hj}}</vt:lpwstr>
  </property>
  <property fmtid="{D5CDD505-2E9C-101B-9397-08002B2CF9AE}" pid="104" name="r_ms_name">
    <vt:lpwstr>{{ms_name}}</vt:lpwstr>
  </property>
  <property fmtid="{D5CDD505-2E9C-101B-9397-08002B2CF9AE}" pid="105" name="r_ms_postcode">
    <vt:lpwstr>{{ms_postcode}}</vt:lpwstr>
  </property>
  <property fmtid="{D5CDD505-2E9C-101B-9397-08002B2CF9AE}" pid="106" name="r_ms_sex">
    <vt:lpwstr>{{ms_sex}}</vt:lpwstr>
  </property>
  <property fmtid="{D5CDD505-2E9C-101B-9397-08002B2CF9AE}" pid="107" name="r_ms_tel">
    <vt:lpwstr>{{ms_tel}}</vt:lpwstr>
  </property>
  <property fmtid="{D5CDD505-2E9C-101B-9397-08002B2CF9AE}" pid="108" name="r_pre_licence">
    <vt:lpwstr>{{pre_licence}}</vt:lpwstr>
  </property>
  <property fmtid="{D5CDD505-2E9C-101B-9397-08002B2CF9AE}" pid="109" name="r_proj_barea">
    <vt:lpwstr>{{proj_barea}}</vt:lpwstr>
  </property>
  <property fmtid="{D5CDD505-2E9C-101B-9397-08002B2CF9AE}" pid="110" name="r_proj_bno">
    <vt:lpwstr>{{proj_bno}}</vt:lpwstr>
  </property>
  <property fmtid="{D5CDD505-2E9C-101B-9397-08002B2CF9AE}" pid="111" name="r_proj_ghzh">
    <vt:lpwstr>{{proj_ghzh}}</vt:lpwstr>
  </property>
  <property fmtid="{D5CDD505-2E9C-101B-9397-08002B2CF9AE}" pid="112" name="r_proj_pdesc">
    <vt:lpwstr>{{proj_pdesc}}</vt:lpwstr>
  </property>
  <property fmtid="{D5CDD505-2E9C-101B-9397-08002B2CF9AE}" pid="113" name="r_proj_pkname">
    <vt:lpwstr>{{proj_pkname}}</vt:lpwstr>
  </property>
  <property fmtid="{D5CDD505-2E9C-101B-9397-08002B2CF9AE}" pid="114" name="r_proj_plocal">
    <vt:lpwstr>{{proj_plocal}}</vt:lpwstr>
  </property>
  <property fmtid="{D5CDD505-2E9C-101B-9397-08002B2CF9AE}" pid="115" name="r_proj_sgxkzh">
    <vt:lpwstr>{{proj_sgxkzh}}</vt:lpwstr>
  </property>
  <property fmtid="{D5CDD505-2E9C-101B-9397-08002B2CF9AE}" pid="116" name="r_proj_tmod">
    <vt:lpwstr>{{proj_tmod}}</vt:lpwstr>
  </property>
  <property fmtid="{D5CDD505-2E9C-101B-9397-08002B2CF9AE}" pid="117" name="r_qydate">
    <vt:lpwstr>{{qydate}}</vt:lpwstr>
  </property>
  <property fmtid="{D5CDD505-2E9C-101B-9397-08002B2CF9AE}" pid="118" name="r_tdnx_end">
    <vt:lpwstr>{{tdnx_end}}</vt:lpwstr>
  </property>
  <property fmtid="{D5CDD505-2E9C-101B-9397-08002B2CF9AE}" pid="119" name="r_tdnx_start">
    <vt:lpwstr>{{tdnx_start}}</vt:lpwstr>
  </property>
  <property fmtid="{D5CDD505-2E9C-101B-9397-08002B2CF9AE}" pid="120" name="r_xddate">
    <vt:lpwstr>{{xddate}}</vt:lpwstr>
  </property>
</Properties>
</file>